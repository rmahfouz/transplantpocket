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F4340" w:rsidP="2B735445" w:rsidRDefault="69A490C9" w14:paraId="7D26A507" w14:textId="48426381">
      <w:pPr>
        <w:pStyle w:val="Heading1"/>
        <w:spacing w:before="322" w:after="322"/>
      </w:pPr>
      <w:r w:rsidRPr="2B735445">
        <w:rPr>
          <w:rFonts w:ascii="Aptos" w:hAnsi="Aptos" w:eastAsia="Aptos" w:cs="Aptos"/>
          <w:b/>
          <w:bCs/>
          <w:sz w:val="48"/>
          <w:szCs w:val="48"/>
        </w:rPr>
        <w:t>Transplant Nephrology Reference Guide</w:t>
      </w:r>
    </w:p>
    <w:p w:rsidR="69A490C9" w:rsidP="0AC819A2" w:rsidRDefault="69A490C9" w14:paraId="6B6EF827" w14:textId="7B48565B">
      <w:pPr>
        <w:spacing w:before="240" w:after="240"/>
        <w:rPr>
          <w:rFonts w:ascii="Aptos" w:hAnsi="Aptos" w:eastAsia="Aptos" w:cs="Aptos"/>
          <w:b w:val="1"/>
          <w:bCs w:val="1"/>
        </w:rPr>
      </w:pPr>
      <w:r w:rsidRPr="0AC819A2" w:rsidR="69A490C9">
        <w:rPr>
          <w:rFonts w:ascii="Aptos" w:hAnsi="Aptos" w:eastAsia="Aptos" w:cs="Aptos"/>
          <w:b w:val="1"/>
          <w:bCs w:val="1"/>
        </w:rPr>
        <w:t>Ratib Mahfouz</w:t>
      </w:r>
      <w:r w:rsidRPr="0AC819A2" w:rsidR="68F4522E">
        <w:rPr>
          <w:rFonts w:ascii="Aptos" w:hAnsi="Aptos" w:eastAsia="Aptos" w:cs="Aptos"/>
          <w:b w:val="1"/>
          <w:bCs w:val="1"/>
        </w:rPr>
        <w:t xml:space="preserve">, </w:t>
      </w:r>
      <w:r w:rsidRPr="0AC819A2" w:rsidR="5E738B4A">
        <w:rPr>
          <w:rFonts w:ascii="Aptos" w:hAnsi="Aptos" w:eastAsia="Aptos" w:cs="Aptos"/>
          <w:b w:val="1"/>
          <w:bCs w:val="1"/>
        </w:rPr>
        <w:t>Mathew Duck</w:t>
      </w:r>
      <w:r w:rsidRPr="0AC819A2" w:rsidR="19E82014">
        <w:rPr>
          <w:rFonts w:ascii="Aptos" w:hAnsi="Aptos" w:eastAsia="Aptos" w:cs="Aptos"/>
          <w:b w:val="1"/>
          <w:bCs w:val="1"/>
        </w:rPr>
        <w:t xml:space="preserve">, </w:t>
      </w:r>
      <w:r w:rsidRPr="0AC819A2" w:rsidR="27770F7F">
        <w:rPr>
          <w:rFonts w:ascii="Aptos" w:hAnsi="Aptos" w:eastAsia="Aptos" w:cs="Aptos"/>
          <w:b w:val="1"/>
          <w:bCs w:val="1"/>
        </w:rPr>
        <w:t xml:space="preserve">Itunu </w:t>
      </w:r>
      <w:r w:rsidRPr="0AC819A2" w:rsidR="27770F7F">
        <w:rPr>
          <w:rFonts w:ascii="Aptos" w:hAnsi="Aptos" w:eastAsia="Aptos" w:cs="Aptos"/>
          <w:b w:val="1"/>
          <w:bCs w:val="1"/>
        </w:rPr>
        <w:t>Ow</w:t>
      </w:r>
      <w:r w:rsidRPr="0AC819A2" w:rsidR="3CAC14F1">
        <w:rPr>
          <w:rFonts w:ascii="Aptos" w:hAnsi="Aptos" w:eastAsia="Aptos" w:cs="Aptos"/>
          <w:b w:val="1"/>
          <w:bCs w:val="1"/>
        </w:rPr>
        <w:t>o</w:t>
      </w:r>
      <w:r w:rsidRPr="0AC819A2" w:rsidR="27770F7F">
        <w:rPr>
          <w:rFonts w:ascii="Aptos" w:hAnsi="Aptos" w:eastAsia="Aptos" w:cs="Aptos"/>
          <w:b w:val="1"/>
          <w:bCs w:val="1"/>
        </w:rPr>
        <w:t>yemi</w:t>
      </w:r>
    </w:p>
    <w:p w:rsidR="003F4340" w:rsidP="2B735445" w:rsidRDefault="69A490C9" w14:paraId="5FC49340" w14:textId="3D80A7F8">
      <w:pPr>
        <w:spacing w:before="240" w:after="240"/>
      </w:pPr>
      <w:r w:rsidRPr="2B735445">
        <w:rPr>
          <w:rFonts w:ascii="Aptos" w:hAnsi="Aptos" w:eastAsia="Aptos" w:cs="Aptos"/>
        </w:rPr>
        <w:t>A comprehensive pocket guide for transplant nephrology fellows, covering epidemiology, surgical considerations, immunology, pharmacology, rejection management, and infectious disease protocols.</w:t>
      </w:r>
    </w:p>
    <w:p w:rsidR="003F4340" w:rsidRDefault="003F4340" w14:paraId="30914AD9" w14:textId="206F6D5B"/>
    <w:p w:rsidR="003F4340" w:rsidP="2B735445" w:rsidRDefault="69A490C9" w14:paraId="768EFF04" w14:textId="58C711E3">
      <w:pPr>
        <w:pStyle w:val="Heading2"/>
        <w:spacing w:before="299" w:after="299"/>
      </w:pPr>
      <w:r w:rsidRPr="2B735445">
        <w:rPr>
          <w:rFonts w:ascii="Aptos" w:hAnsi="Aptos" w:eastAsia="Aptos" w:cs="Aptos"/>
          <w:b/>
          <w:bCs/>
          <w:sz w:val="36"/>
          <w:szCs w:val="36"/>
        </w:rPr>
        <w:t>1. Epidemiology &amp; Basics</w:t>
      </w:r>
    </w:p>
    <w:p w:rsidR="003F4340" w:rsidP="2B735445" w:rsidRDefault="69A490C9" w14:paraId="497AD77A" w14:textId="41439542">
      <w:pPr>
        <w:pStyle w:val="Heading3"/>
        <w:spacing w:before="281" w:after="281"/>
      </w:pPr>
      <w:commentRangeStart w:id="0"/>
      <w:r w:rsidRPr="0AC819A2" w:rsidR="69A490C9">
        <w:rPr>
          <w:rFonts w:ascii="Aptos" w:hAnsi="Aptos" w:eastAsia="Aptos" w:cs="Aptos"/>
          <w:b w:val="1"/>
          <w:bCs w:val="1"/>
        </w:rPr>
        <w:t>Statistics</w:t>
      </w:r>
      <w:commentRangeEnd w:id="0"/>
      <w:r>
        <w:rPr>
          <w:rStyle w:val="CommentReference"/>
        </w:rPr>
        <w:commentReference w:id="0"/>
      </w:r>
    </w:p>
    <w:p w:rsidR="003F4340" w:rsidP="0AC819A2" w:rsidRDefault="69A490C9" w14:paraId="3D30A47A" w14:textId="3E285A73">
      <w:pPr>
        <w:pStyle w:val="ListParagraph"/>
        <w:numPr>
          <w:ilvl w:val="0"/>
          <w:numId w:val="35"/>
        </w:numPr>
        <w:spacing w:after="0"/>
        <w:rPr>
          <w:rFonts w:ascii="Aptos" w:hAnsi="Aptos" w:eastAsia="Aptos" w:cs="Aptos"/>
          <w:b w:val="0"/>
          <w:bCs w:val="0"/>
        </w:rPr>
      </w:pPr>
      <w:r w:rsidRPr="0AC819A2" w:rsidR="69A490C9">
        <w:rPr>
          <w:rFonts w:ascii="Aptos" w:hAnsi="Aptos" w:eastAsia="Aptos" w:cs="Aptos"/>
          <w:b w:val="1"/>
          <w:bCs w:val="1"/>
        </w:rPr>
        <w:t>Waitlist Candidates</w:t>
      </w:r>
      <w:r w:rsidRPr="0AC819A2" w:rsidR="3F38C36B">
        <w:rPr>
          <w:rFonts w:ascii="Aptos" w:hAnsi="Aptos" w:eastAsia="Aptos" w:cs="Aptos"/>
          <w:b w:val="1"/>
          <w:bCs w:val="1"/>
        </w:rPr>
        <w:t xml:space="preserve">: </w:t>
      </w:r>
      <w:r w:rsidRPr="0AC819A2" w:rsidR="2D51408F">
        <w:rPr>
          <w:rFonts w:ascii="Aptos" w:hAnsi="Aptos" w:eastAsia="Aptos" w:cs="Aptos"/>
          <w:b w:val="0"/>
          <w:bCs w:val="0"/>
        </w:rPr>
        <w:t>~90,000 active (≈94,000 total)</w:t>
      </w:r>
    </w:p>
    <w:p w:rsidR="003F4340" w:rsidP="2B735445" w:rsidRDefault="69A490C9" w14:paraId="3D9ACD92" w14:textId="0F73D16E">
      <w:pPr>
        <w:pStyle w:val="ListParagraph"/>
        <w:numPr>
          <w:ilvl w:val="0"/>
          <w:numId w:val="35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Transplants/Year</w:t>
      </w:r>
      <w:r w:rsidRPr="0AC819A2" w:rsidR="69A490C9">
        <w:rPr>
          <w:rFonts w:ascii="Aptos" w:hAnsi="Aptos" w:eastAsia="Aptos" w:cs="Aptos"/>
        </w:rPr>
        <w:t xml:space="preserve">: </w:t>
      </w:r>
      <w:r w:rsidRPr="0AC819A2" w:rsidR="65721FAD">
        <w:rPr>
          <w:rFonts w:ascii="Aptos" w:hAnsi="Aptos" w:eastAsia="Aptos" w:cs="Aptos"/>
          <w:noProof w:val="0"/>
          <w:sz w:val="24"/>
          <w:szCs w:val="24"/>
          <w:lang w:val="en-US"/>
        </w:rPr>
        <w:t>~28,000 (2023 SRTR data)</w:t>
      </w:r>
    </w:p>
    <w:p w:rsidR="003F4340" w:rsidP="2B735445" w:rsidRDefault="69A490C9" w14:paraId="4D6B17D8" w14:textId="448027AD">
      <w:pPr>
        <w:pStyle w:val="ListParagraph"/>
        <w:numPr>
          <w:ilvl w:val="0"/>
          <w:numId w:val="35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Dialysis Mortality</w:t>
      </w:r>
      <w:r w:rsidRPr="0AC819A2" w:rsidR="69A490C9">
        <w:rPr>
          <w:rFonts w:ascii="Aptos" w:hAnsi="Aptos" w:eastAsia="Aptos" w:cs="Aptos"/>
        </w:rPr>
        <w:t>: 15-20% (Annual Risk)</w:t>
      </w:r>
    </w:p>
    <w:p w:rsidR="609D1B06" w:rsidP="0AC819A2" w:rsidRDefault="609D1B06" w14:paraId="5CC5404B" w14:textId="0D6F90E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AC819A2" w:rsidR="609D1B06">
        <w:rPr>
          <w:b w:val="1"/>
          <w:bCs w:val="1"/>
          <w:noProof w:val="0"/>
          <w:lang w:val="en-US"/>
        </w:rPr>
        <w:t>Tx Survival – Living Donor:</w:t>
      </w:r>
    </w:p>
    <w:p w:rsidR="609D1B06" w:rsidP="0AC819A2" w:rsidRDefault="609D1B06" w14:paraId="18C7D62B" w14:textId="5C76B5DD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609D1B06">
        <w:rPr>
          <w:noProof w:val="0"/>
          <w:lang w:val="en-US"/>
        </w:rPr>
        <w:t>1‑yr graft: ~97–98%</w:t>
      </w:r>
    </w:p>
    <w:p w:rsidR="609D1B06" w:rsidP="0AC819A2" w:rsidRDefault="609D1B06" w14:paraId="235A57E9" w14:textId="05715CED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609D1B06">
        <w:rPr>
          <w:noProof w:val="0"/>
          <w:lang w:val="en-US"/>
        </w:rPr>
        <w:t>5‑yr graft: ~88–92%</w:t>
      </w:r>
    </w:p>
    <w:p w:rsidR="609D1B06" w:rsidP="0AC819A2" w:rsidRDefault="609D1B06" w14:paraId="53714201" w14:textId="7C115801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609D1B06">
        <w:rPr>
          <w:noProof w:val="0"/>
          <w:lang w:val="en-US"/>
        </w:rPr>
        <w:t>Half‑life: ~15–20 yrs</w:t>
      </w:r>
    </w:p>
    <w:p w:rsidR="609D1B06" w:rsidP="0AC819A2" w:rsidRDefault="609D1B06" w14:paraId="0D65E2E4" w14:textId="76E5159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AC819A2" w:rsidR="609D1B06">
        <w:rPr>
          <w:b w:val="1"/>
          <w:bCs w:val="1"/>
          <w:noProof w:val="0"/>
          <w:lang w:val="en-US"/>
        </w:rPr>
        <w:t>Tx Survival – Deceased Donor:</w:t>
      </w:r>
    </w:p>
    <w:p w:rsidR="609D1B06" w:rsidP="0AC819A2" w:rsidRDefault="609D1B06" w14:paraId="3B486C09" w14:textId="759CE75E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609D1B06">
        <w:rPr>
          <w:noProof w:val="0"/>
          <w:lang w:val="en-US"/>
        </w:rPr>
        <w:t>1‑yr graft: ~93–95%</w:t>
      </w:r>
    </w:p>
    <w:p w:rsidR="609D1B06" w:rsidP="0AC819A2" w:rsidRDefault="609D1B06" w14:paraId="154B092E" w14:textId="336536FA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609D1B06">
        <w:rPr>
          <w:noProof w:val="0"/>
          <w:lang w:val="en-US"/>
        </w:rPr>
        <w:t>5‑yr graft: ~78–83%</w:t>
      </w:r>
    </w:p>
    <w:p w:rsidR="609D1B06" w:rsidP="0AC819A2" w:rsidRDefault="609D1B06" w14:paraId="022C4444" w14:textId="4AA55E1B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609D1B06">
        <w:rPr>
          <w:noProof w:val="0"/>
          <w:lang w:val="en-US"/>
        </w:rPr>
        <w:t>Half‑life: ~8–12 yrs</w:t>
      </w:r>
    </w:p>
    <w:p w:rsidR="61C26890" w:rsidP="7A624C93" w:rsidRDefault="61C26890" w14:paraId="61A8D1B5" w14:textId="783768B4">
      <w:pPr>
        <w:pStyle w:val="ListParagraph"/>
        <w:numPr>
          <w:ilvl w:val="0"/>
          <w:numId w:val="35"/>
        </w:numPr>
        <w:spacing w:after="0"/>
        <w:rPr>
          <w:rFonts w:ascii="Aptos" w:hAnsi="Aptos" w:eastAsia="Aptos" w:cs="Aptos"/>
        </w:rPr>
      </w:pPr>
      <w:hyperlink r:id="Rd08451da24bf420b">
        <w:r w:rsidRPr="7A624C93" w:rsidR="61C2689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color w:val="0000EE"/>
            <w:sz w:val="21"/>
            <w:szCs w:val="21"/>
            <w:lang w:val="en-US"/>
          </w:rPr>
          <w:t>Kidney - Scientific Registry of Transplant Recipients</w:t>
        </w:r>
      </w:hyperlink>
      <w:r w:rsidRPr="7A624C93" w:rsidR="61C2689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</w:p>
    <w:p w:rsidR="61C26890" w:rsidP="7A624C93" w:rsidRDefault="61C26890" w14:paraId="6F7C8D40" w14:textId="18C4B062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hyperlink r:id="R1a6c84ec25474ec0">
        <w:r w:rsidRPr="0AC819A2" w:rsidR="61C2689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color w:val="0000EE"/>
            <w:sz w:val="21"/>
            <w:szCs w:val="21"/>
            <w:lang w:val="en-US"/>
          </w:rPr>
          <w:t>National data - OPTN</w:t>
        </w:r>
      </w:hyperlink>
    </w:p>
    <w:p w:rsidR="7A624C93" w:rsidP="7A624C93" w:rsidRDefault="7A624C93" w14:paraId="01F5BAD5" w14:textId="4F1CFBC7">
      <w:pPr>
        <w:pStyle w:val="Normal"/>
        <w:spacing w:after="0"/>
        <w:ind w:left="0"/>
        <w:rPr>
          <w:rFonts w:ascii="Aptos" w:hAnsi="Aptos" w:eastAsia="Aptos" w:cs="Aptos"/>
        </w:rPr>
      </w:pPr>
    </w:p>
    <w:p w:rsidR="003F4340" w:rsidP="2B735445" w:rsidRDefault="69A490C9" w14:paraId="7C70C4B6" w14:textId="25F20096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Donor Types &amp; Risk</w:t>
      </w:r>
    </w:p>
    <w:p w:rsidR="003F4340" w:rsidP="2B735445" w:rsidRDefault="69A490C9" w14:paraId="4C1A5776" w14:textId="3C8E84EF">
      <w:pPr>
        <w:pStyle w:val="ListParagraph"/>
        <w:numPr>
          <w:ilvl w:val="0"/>
          <w:numId w:val="3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DBDKT (Donor after Brain Death)</w:t>
      </w:r>
      <w:r w:rsidRPr="2B735445">
        <w:rPr>
          <w:rFonts w:ascii="Aptos" w:hAnsi="Aptos" w:eastAsia="Aptos" w:cs="Aptos"/>
        </w:rPr>
        <w:t>: Heart beating until procurement. Standard risk profile.</w:t>
      </w:r>
    </w:p>
    <w:p w:rsidR="003F4340" w:rsidP="2B735445" w:rsidRDefault="69A490C9" w14:paraId="2491661C" w14:textId="6EE9D483">
      <w:pPr>
        <w:pStyle w:val="ListParagraph"/>
        <w:numPr>
          <w:ilvl w:val="0"/>
          <w:numId w:val="3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lastRenderedPageBreak/>
        <w:t>DCDKT (Donor after Circulatory Death)</w:t>
      </w:r>
      <w:r w:rsidRPr="2B735445">
        <w:rPr>
          <w:rFonts w:ascii="Aptos" w:hAnsi="Aptos" w:eastAsia="Aptos" w:cs="Aptos"/>
        </w:rPr>
        <w:t xml:space="preserve">: Cardiac arrest prior to organ recovery. </w:t>
      </w:r>
      <w:r w:rsidRPr="2B735445">
        <w:rPr>
          <w:rFonts w:ascii="Aptos" w:hAnsi="Aptos" w:eastAsia="Aptos" w:cs="Aptos"/>
          <w:b/>
          <w:bCs/>
        </w:rPr>
        <w:t>Key Risk</w:t>
      </w:r>
      <w:r w:rsidRPr="2B735445">
        <w:rPr>
          <w:rFonts w:ascii="Aptos" w:hAnsi="Aptos" w:eastAsia="Aptos" w:cs="Aptos"/>
        </w:rPr>
        <w:t>: Higher Delayed Graft Function (DGF) rates due to warm ischemia.</w:t>
      </w:r>
    </w:p>
    <w:p w:rsidR="003F4340" w:rsidP="2B735445" w:rsidRDefault="69A490C9" w14:paraId="0A959278" w14:textId="1B64DF7E">
      <w:pPr>
        <w:pStyle w:val="ListParagraph"/>
        <w:numPr>
          <w:ilvl w:val="0"/>
          <w:numId w:val="3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LRKT (Living Related)</w:t>
      </w:r>
      <w:r w:rsidRPr="2B735445">
        <w:rPr>
          <w:rFonts w:ascii="Aptos" w:hAnsi="Aptos" w:eastAsia="Aptos" w:cs="Aptos"/>
        </w:rPr>
        <w:t>: Best outcomes due to genetic similarity and elective timing (minimal ischemia).</w:t>
      </w:r>
    </w:p>
    <w:p w:rsidR="003F4340" w:rsidRDefault="003F4340" w14:paraId="14DC8A60" w14:textId="518BB2BC"/>
    <w:p w:rsidR="003F4340" w:rsidP="2B735445" w:rsidRDefault="69A490C9" w14:paraId="26B12213" w14:textId="60BEA7ED">
      <w:pPr>
        <w:pStyle w:val="Heading2"/>
        <w:spacing w:before="299" w:after="299"/>
      </w:pPr>
      <w:r w:rsidRPr="2B735445">
        <w:rPr>
          <w:rFonts w:ascii="Aptos" w:hAnsi="Aptos" w:eastAsia="Aptos" w:cs="Aptos"/>
          <w:b/>
          <w:bCs/>
          <w:sz w:val="36"/>
          <w:szCs w:val="36"/>
        </w:rPr>
        <w:t>2. Surgical &amp; Ischemia</w:t>
      </w:r>
    </w:p>
    <w:p w:rsidR="003F4340" w:rsidP="2B735445" w:rsidRDefault="69A490C9" w14:paraId="4445871B" w14:textId="69054713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Cold Ischemia Time (CIT)</w:t>
      </w:r>
    </w:p>
    <w:p w:rsidR="003F4340" w:rsidP="2B735445" w:rsidRDefault="69A490C9" w14:paraId="628ECD7F" w14:textId="4954707C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CCF Notes; OPTN</w:t>
      </w:r>
    </w:p>
    <w:p w:rsidR="003F4340" w:rsidP="2B735445" w:rsidRDefault="69A490C9" w14:paraId="6C6CBFB9" w14:textId="469D2145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Definition</w:t>
      </w:r>
      <w:r w:rsidRPr="2B735445">
        <w:rPr>
          <w:rFonts w:ascii="Aptos" w:hAnsi="Aptos" w:eastAsia="Aptos" w:cs="Aptos"/>
        </w:rPr>
        <w:t>: Time from aortic cross-clamp (donor) to removal from ice (recipient).</w:t>
      </w:r>
    </w:p>
    <w:p w:rsidR="003F4340" w:rsidP="2B735445" w:rsidRDefault="69A490C9" w14:paraId="2700D044" w14:textId="57ADDDE9">
      <w:pPr>
        <w:pStyle w:val="ListParagraph"/>
        <w:numPr>
          <w:ilvl w:val="0"/>
          <w:numId w:val="3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The Clock</w:t>
      </w:r>
      <w:r w:rsidRPr="2B735445">
        <w:rPr>
          <w:rFonts w:ascii="Aptos" w:hAnsi="Aptos" w:eastAsia="Aptos" w:cs="Aptos"/>
        </w:rPr>
        <w:t>: Every hour counts.</w:t>
      </w:r>
    </w:p>
    <w:p w:rsidR="003F4340" w:rsidP="2B735445" w:rsidRDefault="69A490C9" w14:paraId="2C9ECE42" w14:textId="75893BB7">
      <w:pPr>
        <w:pStyle w:val="ListParagraph"/>
        <w:numPr>
          <w:ilvl w:val="0"/>
          <w:numId w:val="3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Impact</w:t>
      </w:r>
      <w:r w:rsidRPr="2B735445">
        <w:rPr>
          <w:rFonts w:ascii="Aptos" w:hAnsi="Aptos" w:eastAsia="Aptos" w:cs="Aptos"/>
        </w:rPr>
        <w:t>: Prolonged CIT (&gt;18-24 hours) is a major independent risk factor for Delayed Graft Function (DGF).</w:t>
      </w:r>
    </w:p>
    <w:p w:rsidR="003F4340" w:rsidP="2B735445" w:rsidRDefault="69A490C9" w14:paraId="2A58ABAB" w14:textId="4896976F">
      <w:pPr>
        <w:pStyle w:val="ListParagraph"/>
        <w:numPr>
          <w:ilvl w:val="0"/>
          <w:numId w:val="3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Logistics</w:t>
      </w:r>
      <w:r w:rsidRPr="2B735445">
        <w:rPr>
          <w:rFonts w:ascii="Aptos" w:hAnsi="Aptos" w:eastAsia="Aptos" w:cs="Aptos"/>
        </w:rPr>
        <w:t>: Includes transport time (flying/driving) and time on pump/ice.</w:t>
      </w:r>
    </w:p>
    <w:p w:rsidR="003F4340" w:rsidP="2B735445" w:rsidRDefault="69A490C9" w14:paraId="79AAE386" w14:textId="5AA27776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Warm Ischemia Time (WIT)</w:t>
      </w:r>
    </w:p>
    <w:p w:rsidR="003F4340" w:rsidP="2B735445" w:rsidRDefault="69A490C9" w14:paraId="3D9EFF11" w14:textId="572671BD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CCF Notes</w:t>
      </w:r>
    </w:p>
    <w:p w:rsidR="003F4340" w:rsidP="2B735445" w:rsidRDefault="69A490C9" w14:paraId="09E233C8" w14:textId="15A8AC4F">
      <w:pPr>
        <w:spacing w:before="240" w:after="240"/>
      </w:pPr>
      <w:r w:rsidRPr="1028A471" w:rsidR="69A490C9">
        <w:rPr>
          <w:rFonts w:ascii="Aptos" w:hAnsi="Aptos" w:eastAsia="Aptos" w:cs="Aptos"/>
          <w:b w:val="1"/>
          <w:bCs w:val="1"/>
        </w:rPr>
        <w:t>Definition</w:t>
      </w:r>
      <w:r w:rsidRPr="1028A471" w:rsidR="69A490C9">
        <w:rPr>
          <w:rFonts w:ascii="Aptos" w:hAnsi="Aptos" w:eastAsia="Aptos" w:cs="Aptos"/>
        </w:rPr>
        <w:t xml:space="preserve">: Time where </w:t>
      </w:r>
      <w:r w:rsidRPr="1028A471" w:rsidR="2821C942">
        <w:rPr>
          <w:rFonts w:ascii="Aptos" w:hAnsi="Aptos" w:eastAsia="Aptos" w:cs="Aptos"/>
        </w:rPr>
        <w:t>the organ</w:t>
      </w:r>
      <w:r w:rsidRPr="1028A471" w:rsidR="69A490C9">
        <w:rPr>
          <w:rFonts w:ascii="Aptos" w:hAnsi="Aptos" w:eastAsia="Aptos" w:cs="Aptos"/>
        </w:rPr>
        <w:t xml:space="preserve"> is</w:t>
      </w:r>
      <w:r w:rsidRPr="1028A471" w:rsidR="69A490C9">
        <w:rPr>
          <w:rFonts w:ascii="Aptos" w:hAnsi="Aptos" w:eastAsia="Aptos" w:cs="Aptos"/>
        </w:rPr>
        <w:t xml:space="preserve"> metabolically active but not perfused.</w:t>
      </w:r>
    </w:p>
    <w:p w:rsidR="003F4340" w:rsidP="2B735445" w:rsidRDefault="69A490C9" w14:paraId="67E63CC4" w14:textId="2908FD4F">
      <w:pPr>
        <w:pStyle w:val="ListParagraph"/>
        <w:numPr>
          <w:ilvl w:val="0"/>
          <w:numId w:val="31"/>
        </w:numPr>
        <w:spacing w:before="240" w:after="240"/>
        <w:rPr>
          <w:rFonts w:ascii="Aptos" w:hAnsi="Aptos" w:eastAsia="Aptos" w:cs="Aptos"/>
          <w:b/>
          <w:bCs/>
        </w:rPr>
      </w:pPr>
      <w:r w:rsidRPr="2B735445">
        <w:rPr>
          <w:rFonts w:ascii="Aptos" w:hAnsi="Aptos" w:eastAsia="Aptos" w:cs="Aptos"/>
          <w:b/>
          <w:bCs/>
        </w:rPr>
        <w:t>Donor Warm Ischemia (First Warm)</w:t>
      </w:r>
    </w:p>
    <w:p w:rsidR="003F4340" w:rsidP="2B735445" w:rsidRDefault="69A490C9" w14:paraId="04D9CA82" w14:textId="6229C523">
      <w:pPr>
        <w:pStyle w:val="ListParagraph"/>
        <w:numPr>
          <w:ilvl w:val="1"/>
          <w:numId w:val="31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Specific to DCD</w:t>
      </w:r>
      <w:r w:rsidRPr="2B735445">
        <w:rPr>
          <w:rFonts w:ascii="Aptos" w:hAnsi="Aptos" w:eastAsia="Aptos" w:cs="Aptos"/>
        </w:rPr>
        <w:t>. Time from withdrawal of life support/cardiac arrest until cold perfusion starts.</w:t>
      </w:r>
    </w:p>
    <w:p w:rsidR="003F4340" w:rsidP="2B735445" w:rsidRDefault="69A490C9" w14:paraId="60ACB9AF" w14:textId="526C4FE7">
      <w:pPr>
        <w:pStyle w:val="ListParagraph"/>
        <w:numPr>
          <w:ilvl w:val="1"/>
          <w:numId w:val="31"/>
        </w:numPr>
        <w:spacing w:after="0"/>
        <w:rPr>
          <w:rFonts w:ascii="Aptos" w:hAnsi="Aptos" w:eastAsia="Aptos" w:cs="Aptos"/>
          <w:i/>
          <w:iCs/>
        </w:rPr>
      </w:pPr>
      <w:r w:rsidRPr="2B735445">
        <w:rPr>
          <w:rFonts w:ascii="Aptos" w:hAnsi="Aptos" w:eastAsia="Aptos" w:cs="Aptos"/>
          <w:i/>
          <w:iCs/>
        </w:rPr>
        <w:t>High risk for ATN/DGF.</w:t>
      </w:r>
    </w:p>
    <w:p w:rsidR="003F4340" w:rsidP="2B735445" w:rsidRDefault="69A490C9" w14:paraId="67A50F04" w14:textId="576EC5CB">
      <w:pPr>
        <w:pStyle w:val="ListParagraph"/>
        <w:numPr>
          <w:ilvl w:val="0"/>
          <w:numId w:val="31"/>
        </w:numPr>
        <w:spacing w:before="240" w:after="240"/>
        <w:rPr>
          <w:rFonts w:ascii="Aptos" w:hAnsi="Aptos" w:eastAsia="Aptos" w:cs="Aptos"/>
          <w:b/>
          <w:bCs/>
        </w:rPr>
      </w:pPr>
      <w:r w:rsidRPr="2B735445">
        <w:rPr>
          <w:rFonts w:ascii="Aptos" w:hAnsi="Aptos" w:eastAsia="Aptos" w:cs="Aptos"/>
          <w:b/>
          <w:bCs/>
        </w:rPr>
        <w:t>Recipient Warm Ischemia (Second Warm)</w:t>
      </w:r>
    </w:p>
    <w:p w:rsidR="003F4340" w:rsidP="2B735445" w:rsidRDefault="69A490C9" w14:paraId="07ED12D1" w14:textId="2F5C6869">
      <w:pPr>
        <w:pStyle w:val="ListParagraph"/>
        <w:numPr>
          <w:ilvl w:val="1"/>
          <w:numId w:val="31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</w:rPr>
        <w:t xml:space="preserve">Time from removing </w:t>
      </w:r>
      <w:r w:rsidRPr="0AC819A2" w:rsidR="2CB1856A">
        <w:rPr>
          <w:rFonts w:ascii="Aptos" w:hAnsi="Aptos" w:eastAsia="Aptos" w:cs="Aptos"/>
        </w:rPr>
        <w:t>the kidney</w:t>
      </w:r>
      <w:r w:rsidRPr="0AC819A2" w:rsidR="69A490C9">
        <w:rPr>
          <w:rFonts w:ascii="Aptos" w:hAnsi="Aptos" w:eastAsia="Aptos" w:cs="Aptos"/>
        </w:rPr>
        <w:t xml:space="preserve"> from ice to reperfusion.</w:t>
      </w:r>
    </w:p>
    <w:p w:rsidR="003F4340" w:rsidP="2B735445" w:rsidRDefault="69A490C9" w14:paraId="419FFA6B" w14:textId="0BED5475">
      <w:pPr>
        <w:pStyle w:val="ListParagraph"/>
        <w:numPr>
          <w:ilvl w:val="1"/>
          <w:numId w:val="31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Target</w:t>
      </w:r>
      <w:r w:rsidRPr="2B735445">
        <w:rPr>
          <w:rFonts w:ascii="Aptos" w:hAnsi="Aptos" w:eastAsia="Aptos" w:cs="Aptos"/>
        </w:rPr>
        <w:t>: &lt; 45 mins (Anastomosis time).</w:t>
      </w:r>
    </w:p>
    <w:p w:rsidR="003F4340" w:rsidP="2B735445" w:rsidRDefault="69A490C9" w14:paraId="2C830496" w14:textId="4A6D1209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Surgical Complications Differential</w:t>
      </w:r>
    </w:p>
    <w:p w:rsidR="003F4340" w:rsidP="2B735445" w:rsidRDefault="69A490C9" w14:paraId="05DCE4DE" w14:textId="41502515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Differential for oliguria/anuria immediately post-op (Rule of U's)</w:t>
      </w:r>
    </w:p>
    <w:p w:rsidR="003F4340" w:rsidP="2B735445" w:rsidRDefault="69A490C9" w14:paraId="7341F913" w14:textId="2FC99012">
      <w:pPr>
        <w:pStyle w:val="ListParagraph"/>
        <w:numPr>
          <w:ilvl w:val="0"/>
          <w:numId w:val="30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Urine</w:t>
      </w:r>
      <w:r w:rsidRPr="2B735445">
        <w:rPr>
          <w:rFonts w:ascii="Aptos" w:hAnsi="Aptos" w:eastAsia="Aptos" w:cs="Aptos"/>
        </w:rPr>
        <w:t xml:space="preserve">: </w:t>
      </w:r>
      <w:r w:rsidRPr="2B735445">
        <w:rPr>
          <w:rFonts w:ascii="Aptos" w:hAnsi="Aptos" w:eastAsia="Aptos" w:cs="Aptos"/>
          <w:b/>
          <w:bCs/>
        </w:rPr>
        <w:t>Urine Leak</w:t>
      </w:r>
      <w:r w:rsidRPr="2B735445">
        <w:rPr>
          <w:rFonts w:ascii="Aptos" w:hAnsi="Aptos" w:eastAsia="Aptos" w:cs="Aptos"/>
        </w:rPr>
        <w:t>. High drain output. Drain creatinine &gt;&gt; Serum creatinine.</w:t>
      </w:r>
    </w:p>
    <w:p w:rsidR="003F4340" w:rsidP="2B735445" w:rsidRDefault="69A490C9" w14:paraId="443B56A3" w14:textId="07B73C67">
      <w:pPr>
        <w:pStyle w:val="ListParagraph"/>
        <w:numPr>
          <w:ilvl w:val="0"/>
          <w:numId w:val="30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Ureter</w:t>
      </w:r>
      <w:r w:rsidRPr="2B735445">
        <w:rPr>
          <w:rFonts w:ascii="Aptos" w:hAnsi="Aptos" w:eastAsia="Aptos" w:cs="Aptos"/>
        </w:rPr>
        <w:t xml:space="preserve">: </w:t>
      </w:r>
      <w:r w:rsidRPr="2B735445">
        <w:rPr>
          <w:rFonts w:ascii="Aptos" w:hAnsi="Aptos" w:eastAsia="Aptos" w:cs="Aptos"/>
          <w:b/>
          <w:bCs/>
        </w:rPr>
        <w:t>Obstruction/Stenosis</w:t>
      </w:r>
      <w:r w:rsidRPr="2B735445">
        <w:rPr>
          <w:rFonts w:ascii="Aptos" w:hAnsi="Aptos" w:eastAsia="Aptos" w:cs="Aptos"/>
        </w:rPr>
        <w:t>. Hydronephrosis on Ultrasound.</w:t>
      </w:r>
    </w:p>
    <w:p w:rsidR="003F4340" w:rsidP="2B735445" w:rsidRDefault="69A490C9" w14:paraId="4EFC843A" w14:textId="1DE11A0C">
      <w:pPr>
        <w:pStyle w:val="ListParagraph"/>
        <w:numPr>
          <w:ilvl w:val="0"/>
          <w:numId w:val="30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lastRenderedPageBreak/>
        <w:t>Vascular</w:t>
      </w:r>
      <w:r w:rsidRPr="2B735445">
        <w:rPr>
          <w:rFonts w:ascii="Aptos" w:hAnsi="Aptos" w:eastAsia="Aptos" w:cs="Aptos"/>
        </w:rPr>
        <w:t xml:space="preserve">: </w:t>
      </w:r>
      <w:r w:rsidRPr="2B735445">
        <w:rPr>
          <w:rFonts w:ascii="Aptos" w:hAnsi="Aptos" w:eastAsia="Aptos" w:cs="Aptos"/>
          <w:b/>
          <w:bCs/>
        </w:rPr>
        <w:t>Thrombosis</w:t>
      </w:r>
      <w:r w:rsidRPr="2B735445">
        <w:rPr>
          <w:rFonts w:ascii="Aptos" w:hAnsi="Aptos" w:eastAsia="Aptos" w:cs="Aptos"/>
        </w:rPr>
        <w:t xml:space="preserve">. Renal Artery or Vein thrombosis. </w:t>
      </w:r>
      <w:r w:rsidRPr="2B735445">
        <w:rPr>
          <w:rFonts w:ascii="Aptos" w:hAnsi="Aptos" w:eastAsia="Aptos" w:cs="Aptos"/>
          <w:b/>
          <w:bCs/>
        </w:rPr>
        <w:t>Surgical Emergency</w:t>
      </w:r>
      <w:r w:rsidRPr="2B735445">
        <w:rPr>
          <w:rFonts w:ascii="Aptos" w:hAnsi="Aptos" w:eastAsia="Aptos" w:cs="Aptos"/>
        </w:rPr>
        <w:t>. No flow on Doppler.</w:t>
      </w:r>
    </w:p>
    <w:p w:rsidR="003F4340" w:rsidRDefault="003F4340" w14:paraId="07658290" w14:textId="5487929C"/>
    <w:p w:rsidR="003F4340" w:rsidP="2B735445" w:rsidRDefault="69A490C9" w14:paraId="055DB977" w14:textId="28520E9E">
      <w:pPr>
        <w:pStyle w:val="Heading2"/>
        <w:spacing w:before="299" w:after="299"/>
      </w:pPr>
      <w:r w:rsidRPr="2B735445">
        <w:rPr>
          <w:rFonts w:ascii="Aptos" w:hAnsi="Aptos" w:eastAsia="Aptos" w:cs="Aptos"/>
          <w:b/>
          <w:bCs/>
          <w:sz w:val="36"/>
          <w:szCs w:val="36"/>
        </w:rPr>
        <w:t>3. Immunology &amp; Allocation</w:t>
      </w:r>
    </w:p>
    <w:p w:rsidR="003F4340" w:rsidP="2B735445" w:rsidRDefault="69A490C9" w14:paraId="14982690" w14:textId="7A4AD229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The Crossmatch (XM)</w:t>
      </w:r>
    </w:p>
    <w:p w:rsidR="003F4340" w:rsidP="2B735445" w:rsidRDefault="69A490C9" w14:paraId="6B462830" w14:textId="00189ED9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STAR 2017 Working Group Report; CCF Care Path</w:t>
      </w:r>
    </w:p>
    <w:p w:rsidR="003F4340" w:rsidP="2B735445" w:rsidRDefault="69A490C9" w14:paraId="1504F566" w14:textId="772677BA">
      <w:pPr>
        <w:pStyle w:val="ListParagraph"/>
        <w:numPr>
          <w:ilvl w:val="0"/>
          <w:numId w:val="29"/>
        </w:numPr>
        <w:spacing w:before="240" w:after="240"/>
        <w:rPr>
          <w:rFonts w:ascii="Aptos" w:hAnsi="Aptos" w:eastAsia="Aptos" w:cs="Aptos"/>
          <w:b/>
          <w:bCs/>
        </w:rPr>
      </w:pPr>
      <w:r w:rsidRPr="2B735445">
        <w:rPr>
          <w:rFonts w:ascii="Aptos" w:hAnsi="Aptos" w:eastAsia="Aptos" w:cs="Aptos"/>
          <w:b/>
          <w:bCs/>
        </w:rPr>
        <w:t>Virtual XM (Pre-Op)</w:t>
      </w:r>
    </w:p>
    <w:p w:rsidR="003F4340" w:rsidP="2B735445" w:rsidRDefault="69A490C9" w14:paraId="48C21EB5" w14:textId="0D6037B1">
      <w:pPr>
        <w:pStyle w:val="ListParagraph"/>
        <w:numPr>
          <w:ilvl w:val="1"/>
          <w:numId w:val="29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Method</w:t>
      </w:r>
      <w:r w:rsidRPr="2B735445">
        <w:rPr>
          <w:rFonts w:ascii="Aptos" w:hAnsi="Aptos" w:eastAsia="Aptos" w:cs="Aptos"/>
        </w:rPr>
        <w:t>: Computer comparison of Recipient Anti-HLA Antibody profile (Luminex) vs. Donor HLA typing.</w:t>
      </w:r>
    </w:p>
    <w:p w:rsidR="003F4340" w:rsidP="2B735445" w:rsidRDefault="69A490C9" w14:paraId="52076686" w14:textId="1B9BF111">
      <w:pPr>
        <w:pStyle w:val="ListParagraph"/>
        <w:numPr>
          <w:ilvl w:val="1"/>
          <w:numId w:val="29"/>
        </w:numPr>
        <w:spacing w:after="0"/>
        <w:rPr>
          <w:rFonts w:ascii="Aptos" w:hAnsi="Aptos" w:eastAsia="Aptos" w:cs="Aptos"/>
          <w:i/>
          <w:iCs/>
        </w:rPr>
      </w:pPr>
      <w:r w:rsidRPr="2B735445">
        <w:rPr>
          <w:rFonts w:ascii="Aptos" w:hAnsi="Aptos" w:eastAsia="Aptos" w:cs="Aptos"/>
          <w:i/>
          <w:iCs/>
        </w:rPr>
        <w:t>Predicts compatibility before blood is even mixed.</w:t>
      </w:r>
    </w:p>
    <w:p w:rsidR="003F4340" w:rsidP="2B735445" w:rsidRDefault="69A490C9" w14:paraId="4F54BB08" w14:textId="4606F429">
      <w:pPr>
        <w:pStyle w:val="ListParagraph"/>
        <w:numPr>
          <w:ilvl w:val="0"/>
          <w:numId w:val="29"/>
        </w:numPr>
        <w:spacing w:before="240" w:after="240"/>
        <w:rPr>
          <w:rFonts w:ascii="Aptos" w:hAnsi="Aptos" w:eastAsia="Aptos" w:cs="Aptos"/>
          <w:b/>
          <w:bCs/>
        </w:rPr>
      </w:pPr>
      <w:r w:rsidRPr="2B735445">
        <w:rPr>
          <w:rFonts w:ascii="Aptos" w:hAnsi="Aptos" w:eastAsia="Aptos" w:cs="Aptos"/>
          <w:b/>
          <w:bCs/>
        </w:rPr>
        <w:t>Flow Cytometry XM (Sensitive)</w:t>
      </w:r>
    </w:p>
    <w:p w:rsidR="003F4340" w:rsidP="2B735445" w:rsidRDefault="69A490C9" w14:paraId="0B427BCA" w14:textId="007548F2">
      <w:pPr>
        <w:pStyle w:val="ListParagraph"/>
        <w:numPr>
          <w:ilvl w:val="1"/>
          <w:numId w:val="29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Method</w:t>
      </w:r>
      <w:r w:rsidRPr="2B735445">
        <w:rPr>
          <w:rFonts w:ascii="Aptos" w:hAnsi="Aptos" w:eastAsia="Aptos" w:cs="Aptos"/>
        </w:rPr>
        <w:t>: Recipient Serum + Donor Lymphocytes + Fluorescent Anti-IgG tag. Run through a flow cytometer.</w:t>
      </w:r>
    </w:p>
    <w:p w:rsidR="003F4340" w:rsidP="2B735445" w:rsidRDefault="69A490C9" w14:paraId="3F8F2D02" w14:textId="53BB67F2">
      <w:pPr>
        <w:pStyle w:val="ListParagraph"/>
        <w:numPr>
          <w:ilvl w:val="1"/>
          <w:numId w:val="29"/>
        </w:numPr>
        <w:spacing w:after="0"/>
        <w:rPr>
          <w:rFonts w:ascii="Aptos" w:hAnsi="Aptos" w:eastAsia="Aptos" w:cs="Aptos"/>
          <w:i/>
          <w:iCs/>
        </w:rPr>
      </w:pPr>
      <w:r w:rsidRPr="2B735445">
        <w:rPr>
          <w:rFonts w:ascii="Aptos" w:hAnsi="Aptos" w:eastAsia="Aptos" w:cs="Aptos"/>
          <w:i/>
          <w:iCs/>
        </w:rPr>
        <w:t>Detects low-level binding (Channel Shift). Positive Flow + Negative CDC = Low risk (monitor closely).</w:t>
      </w:r>
    </w:p>
    <w:p w:rsidR="003F4340" w:rsidP="2B735445" w:rsidRDefault="69A490C9" w14:paraId="04971557" w14:textId="5E756DE7">
      <w:pPr>
        <w:pStyle w:val="ListParagraph"/>
        <w:numPr>
          <w:ilvl w:val="0"/>
          <w:numId w:val="29"/>
        </w:numPr>
        <w:spacing w:before="240" w:after="240"/>
        <w:rPr>
          <w:rFonts w:ascii="Aptos" w:hAnsi="Aptos" w:eastAsia="Aptos" w:cs="Aptos"/>
          <w:b/>
          <w:bCs/>
        </w:rPr>
      </w:pPr>
      <w:r w:rsidRPr="2B735445">
        <w:rPr>
          <w:rFonts w:ascii="Aptos" w:hAnsi="Aptos" w:eastAsia="Aptos" w:cs="Aptos"/>
          <w:b/>
          <w:bCs/>
        </w:rPr>
        <w:t>Cytotoxic (CDC) XM (Specific)</w:t>
      </w:r>
    </w:p>
    <w:p w:rsidR="003F4340" w:rsidP="2B735445" w:rsidRDefault="69A490C9" w14:paraId="20DF2E4B" w14:textId="6E2CAD2E">
      <w:pPr>
        <w:pStyle w:val="ListParagraph"/>
        <w:numPr>
          <w:ilvl w:val="1"/>
          <w:numId w:val="29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Method</w:t>
      </w:r>
      <w:r w:rsidRPr="2B735445">
        <w:rPr>
          <w:rFonts w:ascii="Aptos" w:hAnsi="Aptos" w:eastAsia="Aptos" w:cs="Aptos"/>
        </w:rPr>
        <w:t>: Recipient Serum + Live Donor Lymphocytes + Rabbit Complement. If antibodies bind, complement lyses the cells.</w:t>
      </w:r>
    </w:p>
    <w:p w:rsidR="003F4340" w:rsidP="2B735445" w:rsidRDefault="69A490C9" w14:paraId="3B2EB7C0" w14:textId="5D2A8DF5">
      <w:pPr>
        <w:pStyle w:val="ListParagraph"/>
        <w:numPr>
          <w:ilvl w:val="1"/>
          <w:numId w:val="29"/>
        </w:numPr>
        <w:spacing w:after="0"/>
        <w:rPr>
          <w:rFonts w:ascii="Aptos" w:hAnsi="Aptos" w:eastAsia="Aptos" w:cs="Aptos"/>
          <w:b/>
          <w:bCs/>
        </w:rPr>
      </w:pPr>
      <w:r w:rsidRPr="2B735445">
        <w:rPr>
          <w:rFonts w:ascii="Aptos" w:hAnsi="Aptos" w:eastAsia="Aptos" w:cs="Aptos"/>
          <w:b/>
          <w:bCs/>
        </w:rPr>
        <w:t>Positive CDC = Cell Death = Hyperacute Rejection Risk (Contraindication).</w:t>
      </w:r>
    </w:p>
    <w:p w:rsidR="003F4340" w:rsidP="2B735445" w:rsidRDefault="69A490C9" w14:paraId="189484C1" w14:textId="730CB8D1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Risk Scores</w:t>
      </w:r>
    </w:p>
    <w:p w:rsidR="003F4340" w:rsidP="2B735445" w:rsidRDefault="69A490C9" w14:paraId="6776F202" w14:textId="34E5002E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OPTN/UNOS Policy 8; Kidney Allocation System (KAS)</w:t>
      </w:r>
    </w:p>
    <w:p w:rsidR="003F4340" w:rsidP="2B735445" w:rsidRDefault="69A490C9" w14:paraId="4B0159A9" w14:textId="44CDD203">
      <w:pPr>
        <w:pStyle w:val="ListParagraph"/>
        <w:numPr>
          <w:ilvl w:val="0"/>
          <w:numId w:val="28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KDPI (Kidney Donor Profile Index)</w:t>
      </w:r>
      <w:r w:rsidRPr="2B735445">
        <w:rPr>
          <w:rFonts w:ascii="Aptos" w:hAnsi="Aptos" w:eastAsia="Aptos" w:cs="Aptos"/>
        </w:rPr>
        <w:t xml:space="preserve">: Donor Quality. 0-100%. </w:t>
      </w:r>
      <w:r w:rsidRPr="2B735445">
        <w:rPr>
          <w:rFonts w:ascii="Aptos" w:hAnsi="Aptos" w:eastAsia="Aptos" w:cs="Aptos"/>
          <w:b/>
          <w:bCs/>
        </w:rPr>
        <w:t>Lower is better</w:t>
      </w:r>
      <w:r w:rsidRPr="2B735445">
        <w:rPr>
          <w:rFonts w:ascii="Aptos" w:hAnsi="Aptos" w:eastAsia="Aptos" w:cs="Aptos"/>
        </w:rPr>
        <w:t>. KDPI &gt;85% is "Marginal" (Formerly ECD).</w:t>
      </w:r>
    </w:p>
    <w:p w:rsidR="003F4340" w:rsidP="2B735445" w:rsidRDefault="69A490C9" w14:paraId="5325849D" w14:textId="4DC0B7C8">
      <w:pPr>
        <w:pStyle w:val="ListParagraph"/>
        <w:numPr>
          <w:ilvl w:val="0"/>
          <w:numId w:val="28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  <w:b w:val="1"/>
          <w:bCs w:val="1"/>
        </w:rPr>
        <w:t>cPRA</w:t>
      </w:r>
      <w:r w:rsidRPr="7A624C93" w:rsidR="69A490C9">
        <w:rPr>
          <w:rFonts w:ascii="Aptos" w:hAnsi="Aptos" w:eastAsia="Aptos" w:cs="Aptos"/>
          <w:b w:val="1"/>
          <w:bCs w:val="1"/>
        </w:rPr>
        <w:t xml:space="preserve"> (Calculated Panel Reactive Antibody)</w:t>
      </w:r>
      <w:r w:rsidRPr="7A624C93" w:rsidR="69A490C9">
        <w:rPr>
          <w:rFonts w:ascii="Aptos" w:hAnsi="Aptos" w:eastAsia="Aptos" w:cs="Aptos"/>
        </w:rPr>
        <w:t xml:space="preserve">: Sensitization. % of US donors </w:t>
      </w:r>
      <w:r w:rsidRPr="7A624C93" w:rsidR="2FBE0BB0">
        <w:rPr>
          <w:rFonts w:ascii="Aptos" w:hAnsi="Aptos" w:eastAsia="Aptos" w:cs="Aptos"/>
        </w:rPr>
        <w:t>are incompatible</w:t>
      </w:r>
      <w:r w:rsidRPr="7A624C93" w:rsidR="69A490C9">
        <w:rPr>
          <w:rFonts w:ascii="Aptos" w:hAnsi="Aptos" w:eastAsia="Aptos" w:cs="Aptos"/>
        </w:rPr>
        <w:t xml:space="preserve"> with </w:t>
      </w:r>
      <w:r w:rsidRPr="7A624C93" w:rsidR="5BCAD552">
        <w:rPr>
          <w:rFonts w:ascii="Aptos" w:hAnsi="Aptos" w:eastAsia="Aptos" w:cs="Aptos"/>
        </w:rPr>
        <w:t>the recipient</w:t>
      </w:r>
      <w:r w:rsidRPr="7A624C93" w:rsidR="69A490C9">
        <w:rPr>
          <w:rFonts w:ascii="Aptos" w:hAnsi="Aptos" w:eastAsia="Aptos" w:cs="Aptos"/>
        </w:rPr>
        <w:t xml:space="preserve">. </w:t>
      </w:r>
      <w:r w:rsidRPr="7A624C93" w:rsidR="69A490C9">
        <w:rPr>
          <w:rFonts w:ascii="Aptos" w:hAnsi="Aptos" w:eastAsia="Aptos" w:cs="Aptos"/>
          <w:b w:val="1"/>
          <w:bCs w:val="1"/>
        </w:rPr>
        <w:t>High Score = Priority Points</w:t>
      </w:r>
      <w:r w:rsidRPr="7A624C93" w:rsidR="69A490C9">
        <w:rPr>
          <w:rFonts w:ascii="Aptos" w:hAnsi="Aptos" w:eastAsia="Aptos" w:cs="Aptos"/>
        </w:rPr>
        <w:t>.</w:t>
      </w:r>
    </w:p>
    <w:p w:rsidR="003F4340" w:rsidP="2B735445" w:rsidRDefault="69A490C9" w14:paraId="50A8CB18" w14:textId="703BF36D">
      <w:pPr>
        <w:pStyle w:val="ListParagraph"/>
        <w:numPr>
          <w:ilvl w:val="0"/>
          <w:numId w:val="28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EPTS (Est. Post-Tx Survival)</w:t>
      </w:r>
      <w:r w:rsidRPr="2B735445">
        <w:rPr>
          <w:rFonts w:ascii="Aptos" w:hAnsi="Aptos" w:eastAsia="Aptos" w:cs="Aptos"/>
        </w:rPr>
        <w:t>: Recipient score. Top 20% EPTS candidates receive Top 20% KDPI kidneys to maximize graft life years.</w:t>
      </w:r>
    </w:p>
    <w:p w:rsidR="003F4340" w:rsidRDefault="003F4340" w14:paraId="3F617856" w14:textId="6C931047"/>
    <w:p w:rsidR="003F4340" w:rsidP="2B735445" w:rsidRDefault="69A490C9" w14:paraId="74397DA1" w14:textId="4CEB1BCA">
      <w:pPr>
        <w:pStyle w:val="Heading2"/>
        <w:spacing w:before="299" w:after="299"/>
      </w:pPr>
      <w:r w:rsidRPr="2B735445">
        <w:rPr>
          <w:rFonts w:ascii="Aptos" w:hAnsi="Aptos" w:eastAsia="Aptos" w:cs="Aptos"/>
          <w:b/>
          <w:bCs/>
          <w:sz w:val="36"/>
          <w:szCs w:val="36"/>
        </w:rPr>
        <w:lastRenderedPageBreak/>
        <w:t>4. Pharmacology</w:t>
      </w:r>
    </w:p>
    <w:p w:rsidR="003F4340" w:rsidP="2B735445" w:rsidRDefault="69A490C9" w14:paraId="64AC437F" w14:textId="1EB7CFD0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Clinical Protocols</w:t>
      </w:r>
    </w:p>
    <w:p w:rsidR="003F4340" w:rsidP="2B735445" w:rsidRDefault="69A490C9" w14:paraId="6693F65F" w14:textId="1BF7E6C5">
      <w:pPr>
        <w:pStyle w:val="Heading4"/>
        <w:spacing w:before="319" w:after="319"/>
      </w:pPr>
      <w:r w:rsidRPr="2B735445">
        <w:rPr>
          <w:rFonts w:ascii="Aptos" w:hAnsi="Aptos" w:eastAsia="Aptos" w:cs="Aptos"/>
          <w:b/>
          <w:bCs/>
        </w:rPr>
        <w:t>Low Immunological Risk</w:t>
      </w:r>
    </w:p>
    <w:p w:rsidR="003F4340" w:rsidP="2B735445" w:rsidRDefault="69A490C9" w14:paraId="31AC5DBC" w14:textId="3CDC9E6F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CCF Care Path: Low Risk Protocol</w:t>
      </w:r>
      <w:r w:rsidRPr="2B735445">
        <w:rPr>
          <w:rFonts w:ascii="Aptos" w:hAnsi="Aptos" w:eastAsia="Aptos" w:cs="Aptos"/>
        </w:rPr>
        <w:t xml:space="preserve"> </w:t>
      </w:r>
      <w:r w:rsidRPr="2B735445">
        <w:rPr>
          <w:rFonts w:ascii="Aptos" w:hAnsi="Aptos" w:eastAsia="Aptos" w:cs="Aptos"/>
          <w:i/>
          <w:iCs/>
        </w:rPr>
        <w:t>Criteria: Primary Tx, Living Donor, cPRA &lt; 20%, Neg Crossmatch.</w:t>
      </w:r>
    </w:p>
    <w:p w:rsidR="003F4340" w:rsidP="2B735445" w:rsidRDefault="69A490C9" w14:paraId="092C13FE" w14:textId="7FB9C4C2">
      <w:pPr>
        <w:pStyle w:val="ListParagraph"/>
        <w:numPr>
          <w:ilvl w:val="0"/>
          <w:numId w:val="27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Induction</w:t>
      </w:r>
      <w:r w:rsidRPr="2B735445">
        <w:rPr>
          <w:rFonts w:ascii="Aptos" w:hAnsi="Aptos" w:eastAsia="Aptos" w:cs="Aptos"/>
        </w:rPr>
        <w:t>: Basiliximab (20mg IV POD 0, 4) OR Thymoglobulin (3 mg/kg total).</w:t>
      </w:r>
    </w:p>
    <w:p w:rsidR="003F4340" w:rsidP="2B735445" w:rsidRDefault="69A490C9" w14:paraId="259A3904" w14:textId="6448C821">
      <w:pPr>
        <w:pStyle w:val="ListParagraph"/>
        <w:numPr>
          <w:ilvl w:val="0"/>
          <w:numId w:val="27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Tacrolimus</w:t>
      </w:r>
      <w:r w:rsidRPr="2B735445">
        <w:rPr>
          <w:rFonts w:ascii="Aptos" w:hAnsi="Aptos" w:eastAsia="Aptos" w:cs="Aptos"/>
        </w:rPr>
        <w:t>: Start POD 1. Target 8-12 (0-90d), 7-10 (3-6m), 5-8 (&gt;6m).</w:t>
      </w:r>
    </w:p>
    <w:p w:rsidR="003F4340" w:rsidP="2B735445" w:rsidRDefault="69A490C9" w14:paraId="452BBB47" w14:textId="0E980ECD">
      <w:pPr>
        <w:pStyle w:val="ListParagraph"/>
        <w:numPr>
          <w:ilvl w:val="0"/>
          <w:numId w:val="27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  <w:b w:val="1"/>
          <w:bCs w:val="1"/>
        </w:rPr>
        <w:t>MMF</w:t>
      </w:r>
      <w:r w:rsidRPr="1028A471" w:rsidR="69A490C9">
        <w:rPr>
          <w:rFonts w:ascii="Aptos" w:hAnsi="Aptos" w:eastAsia="Aptos" w:cs="Aptos"/>
        </w:rPr>
        <w:t xml:space="preserve">: </w:t>
      </w:r>
      <w:commentRangeStart w:id="1898756321"/>
      <w:r w:rsidRPr="1028A471" w:rsidR="69A490C9">
        <w:rPr>
          <w:rFonts w:ascii="Aptos" w:hAnsi="Aptos" w:eastAsia="Aptos" w:cs="Aptos"/>
        </w:rPr>
        <w:t>750</w:t>
      </w:r>
      <w:commentRangeEnd w:id="1898756321"/>
      <w:r>
        <w:rPr>
          <w:rStyle w:val="CommentReference"/>
        </w:rPr>
        <w:commentReference w:id="1898756321"/>
      </w:r>
      <w:r w:rsidRPr="1028A471" w:rsidR="69A490C9">
        <w:rPr>
          <w:rFonts w:ascii="Aptos" w:hAnsi="Aptos" w:eastAsia="Aptos" w:cs="Aptos"/>
        </w:rPr>
        <w:t xml:space="preserve"> mg PO BID</w:t>
      </w:r>
      <w:r w:rsidRPr="1028A471" w:rsidR="36E7D2B9">
        <w:rPr>
          <w:rFonts w:ascii="Aptos" w:hAnsi="Aptos" w:eastAsia="Aptos" w:cs="Aptos"/>
        </w:rPr>
        <w:t xml:space="preserve"> if Received </w:t>
      </w:r>
      <w:r w:rsidRPr="1028A471" w:rsidR="36E7D2B9">
        <w:rPr>
          <w:rFonts w:ascii="Aptos" w:hAnsi="Aptos" w:eastAsia="Aptos" w:cs="Aptos"/>
        </w:rPr>
        <w:t>Basiliximab</w:t>
      </w:r>
      <w:r w:rsidRPr="1028A471" w:rsidR="36E7D2B9">
        <w:rPr>
          <w:rFonts w:ascii="Aptos" w:hAnsi="Aptos" w:eastAsia="Aptos" w:cs="Aptos"/>
        </w:rPr>
        <w:t xml:space="preserve">, </w:t>
      </w:r>
      <w:r w:rsidRPr="1028A471" w:rsidR="36E7D2B9">
        <w:rPr>
          <w:rFonts w:ascii="Aptos" w:hAnsi="Aptos" w:eastAsia="Aptos" w:cs="Aptos"/>
        </w:rPr>
        <w:t>500 mg</w:t>
      </w:r>
      <w:r w:rsidRPr="1028A471" w:rsidR="36E7D2B9">
        <w:rPr>
          <w:rFonts w:ascii="Aptos" w:hAnsi="Aptos" w:eastAsia="Aptos" w:cs="Aptos"/>
        </w:rPr>
        <w:t xml:space="preserve"> PO BID if received Thymoglobulin</w:t>
      </w:r>
      <w:r w:rsidRPr="1028A471" w:rsidR="69A490C9">
        <w:rPr>
          <w:rFonts w:ascii="Aptos" w:hAnsi="Aptos" w:eastAsia="Aptos" w:cs="Aptos"/>
        </w:rPr>
        <w:t>.</w:t>
      </w:r>
    </w:p>
    <w:p w:rsidR="003F4340" w:rsidP="2B735445" w:rsidRDefault="69A490C9" w14:paraId="00C98FAC" w14:textId="4B4AE860" w14:noSpellErr="1">
      <w:pPr>
        <w:pStyle w:val="ListParagraph"/>
        <w:numPr>
          <w:ilvl w:val="0"/>
          <w:numId w:val="27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  <w:b w:val="1"/>
          <w:bCs w:val="1"/>
        </w:rPr>
        <w:t>Steroids</w:t>
      </w:r>
      <w:r w:rsidRPr="1028A471" w:rsidR="69A490C9">
        <w:rPr>
          <w:rFonts w:ascii="Aptos" w:hAnsi="Aptos" w:eastAsia="Aptos" w:cs="Aptos"/>
        </w:rPr>
        <w:t xml:space="preserve">: </w:t>
      </w:r>
      <w:commentRangeStart w:id="610311233"/>
      <w:r w:rsidRPr="1028A471" w:rsidR="69A490C9">
        <w:rPr>
          <w:rFonts w:ascii="Aptos" w:hAnsi="Aptos" w:eastAsia="Aptos" w:cs="Aptos"/>
        </w:rPr>
        <w:t>Rapid</w:t>
      </w:r>
      <w:commentRangeEnd w:id="610311233"/>
      <w:r>
        <w:rPr>
          <w:rStyle w:val="CommentReference"/>
        </w:rPr>
        <w:commentReference w:id="610311233"/>
      </w:r>
      <w:r w:rsidRPr="1028A471" w:rsidR="69A490C9">
        <w:rPr>
          <w:rFonts w:ascii="Aptos" w:hAnsi="Aptos" w:eastAsia="Aptos" w:cs="Aptos"/>
        </w:rPr>
        <w:t xml:space="preserve"> taper to </w:t>
      </w:r>
      <w:r w:rsidRPr="1028A471" w:rsidR="69A490C9">
        <w:rPr>
          <w:rFonts w:ascii="Aptos" w:hAnsi="Aptos" w:eastAsia="Aptos" w:cs="Aptos"/>
        </w:rPr>
        <w:t>5mg</w:t>
      </w:r>
      <w:r w:rsidRPr="1028A471" w:rsidR="69A490C9">
        <w:rPr>
          <w:rFonts w:ascii="Aptos" w:hAnsi="Aptos" w:eastAsia="Aptos" w:cs="Aptos"/>
        </w:rPr>
        <w:t xml:space="preserve"> daily </w:t>
      </w:r>
      <w:r w:rsidRPr="1028A471" w:rsidR="69A490C9">
        <w:rPr>
          <w:rFonts w:ascii="Aptos" w:hAnsi="Aptos" w:eastAsia="Aptos" w:cs="Aptos"/>
        </w:rPr>
        <w:t>by</w:t>
      </w:r>
      <w:r w:rsidRPr="1028A471" w:rsidR="69A490C9">
        <w:rPr>
          <w:rFonts w:ascii="Aptos" w:hAnsi="Aptos" w:eastAsia="Aptos" w:cs="Aptos"/>
        </w:rPr>
        <w:t xml:space="preserve"> ~2 months.</w:t>
      </w:r>
    </w:p>
    <w:p w:rsidR="003F4340" w:rsidP="2B735445" w:rsidRDefault="69A490C9" w14:paraId="4730591A" w14:textId="07400CA4">
      <w:pPr>
        <w:pStyle w:val="Heading4"/>
        <w:spacing w:before="319" w:after="319"/>
      </w:pPr>
      <w:r w:rsidRPr="2B735445">
        <w:rPr>
          <w:rFonts w:ascii="Aptos" w:hAnsi="Aptos" w:eastAsia="Aptos" w:cs="Aptos"/>
          <w:b/>
          <w:bCs/>
        </w:rPr>
        <w:t>Moderate-to-High Risk</w:t>
      </w:r>
    </w:p>
    <w:p w:rsidR="003F4340" w:rsidP="2B735445" w:rsidRDefault="69A490C9" w14:paraId="0E9184D7" w14:textId="124CB371">
      <w:pPr>
        <w:spacing w:before="240" w:after="240"/>
      </w:pPr>
      <w:r w:rsidRPr="1028A471" w:rsidR="69A490C9">
        <w:rPr>
          <w:rFonts w:ascii="Aptos" w:hAnsi="Aptos" w:eastAsia="Aptos" w:cs="Aptos"/>
          <w:i w:val="1"/>
          <w:iCs w:val="1"/>
        </w:rPr>
        <w:t>Source: CCF Care Path: High Risk Protocol</w:t>
      </w:r>
      <w:r w:rsidRPr="1028A471" w:rsidR="69A490C9">
        <w:rPr>
          <w:rFonts w:ascii="Aptos" w:hAnsi="Aptos" w:eastAsia="Aptos" w:cs="Aptos"/>
        </w:rPr>
        <w:t xml:space="preserve"> </w:t>
      </w:r>
      <w:r w:rsidRPr="1028A471" w:rsidR="69A490C9">
        <w:rPr>
          <w:rFonts w:ascii="Aptos" w:hAnsi="Aptos" w:eastAsia="Aptos" w:cs="Aptos"/>
          <w:i w:val="1"/>
          <w:iCs w:val="1"/>
        </w:rPr>
        <w:t xml:space="preserve">Criteria: </w:t>
      </w:r>
      <w:r w:rsidRPr="1028A471" w:rsidR="69A490C9">
        <w:rPr>
          <w:rFonts w:ascii="Aptos" w:hAnsi="Aptos" w:eastAsia="Aptos" w:cs="Aptos"/>
          <w:i w:val="1"/>
          <w:iCs w:val="1"/>
        </w:rPr>
        <w:t>cPRA</w:t>
      </w:r>
      <w:r w:rsidRPr="1028A471" w:rsidR="69A490C9">
        <w:rPr>
          <w:rFonts w:ascii="Aptos" w:hAnsi="Aptos" w:eastAsia="Aptos" w:cs="Aptos"/>
          <w:i w:val="1"/>
          <w:iCs w:val="1"/>
        </w:rPr>
        <w:t xml:space="preserve"> &gt; </w:t>
      </w:r>
      <w:commentRangeStart w:id="475939761"/>
      <w:r w:rsidRPr="1028A471" w:rsidR="7CD4F204">
        <w:rPr>
          <w:rFonts w:ascii="Aptos" w:hAnsi="Aptos" w:eastAsia="Aptos" w:cs="Aptos"/>
          <w:i w:val="1"/>
          <w:iCs w:val="1"/>
        </w:rPr>
        <w:t>4</w:t>
      </w:r>
      <w:r w:rsidRPr="1028A471" w:rsidR="69A490C9">
        <w:rPr>
          <w:rFonts w:ascii="Aptos" w:hAnsi="Aptos" w:eastAsia="Aptos" w:cs="Aptos"/>
          <w:i w:val="1"/>
          <w:iCs w:val="1"/>
        </w:rPr>
        <w:t>0%</w:t>
      </w:r>
      <w:commentRangeEnd w:id="475939761"/>
      <w:r>
        <w:rPr>
          <w:rStyle w:val="CommentReference"/>
        </w:rPr>
        <w:commentReference w:id="475939761"/>
      </w:r>
      <w:r w:rsidRPr="1028A471" w:rsidR="69A490C9">
        <w:rPr>
          <w:rFonts w:ascii="Aptos" w:hAnsi="Aptos" w:eastAsia="Aptos" w:cs="Aptos"/>
          <w:i w:val="1"/>
          <w:iCs w:val="1"/>
        </w:rPr>
        <w:t>, Re-transplant, DSA+, DGF anticipated, African American.</w:t>
      </w:r>
    </w:p>
    <w:p w:rsidR="003F4340" w:rsidP="2B735445" w:rsidRDefault="69A490C9" w14:paraId="49EB9AFD" w14:textId="698EADEB">
      <w:pPr>
        <w:pStyle w:val="ListParagraph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  <w:b w:val="1"/>
          <w:bCs w:val="1"/>
        </w:rPr>
        <w:t>Induction</w:t>
      </w:r>
      <w:r w:rsidRPr="1028A471" w:rsidR="69A490C9">
        <w:rPr>
          <w:rFonts w:ascii="Aptos" w:hAnsi="Aptos" w:eastAsia="Aptos" w:cs="Aptos"/>
        </w:rPr>
        <w:t>: Thymoglobulin (3.0 -</w:t>
      </w:r>
      <w:commentRangeStart w:id="1507423026"/>
      <w:r w:rsidRPr="1028A471" w:rsidR="69A490C9">
        <w:rPr>
          <w:rFonts w:ascii="Aptos" w:hAnsi="Aptos" w:eastAsia="Aptos" w:cs="Aptos"/>
        </w:rPr>
        <w:t xml:space="preserve"> </w:t>
      </w:r>
      <w:r w:rsidRPr="1028A471" w:rsidR="7D7E9863">
        <w:rPr>
          <w:rFonts w:ascii="Aptos" w:hAnsi="Aptos" w:eastAsia="Aptos" w:cs="Aptos"/>
        </w:rPr>
        <w:t>4.5</w:t>
      </w:r>
      <w:commentRangeEnd w:id="1507423026"/>
      <w:r>
        <w:rPr>
          <w:rStyle w:val="CommentReference"/>
        </w:rPr>
        <w:commentReference w:id="1507423026"/>
      </w:r>
      <w:r w:rsidRPr="1028A471" w:rsidR="69A490C9">
        <w:rPr>
          <w:rFonts w:ascii="Aptos" w:hAnsi="Aptos" w:eastAsia="Aptos" w:cs="Aptos"/>
        </w:rPr>
        <w:t xml:space="preserve"> mg</w:t>
      </w:r>
      <w:r w:rsidRPr="1028A471" w:rsidR="69A490C9">
        <w:rPr>
          <w:rFonts w:ascii="Aptos" w:hAnsi="Aptos" w:eastAsia="Aptos" w:cs="Aptos"/>
        </w:rPr>
        <w:t>/kg total</w:t>
      </w:r>
      <w:r w:rsidRPr="1028A471" w:rsidR="69A490C9">
        <w:rPr>
          <w:rFonts w:ascii="Aptos" w:hAnsi="Aptos" w:eastAsia="Aptos" w:cs="Aptos"/>
        </w:rPr>
        <w:t>).</w:t>
      </w:r>
    </w:p>
    <w:p w:rsidR="003F4340" w:rsidP="2B735445" w:rsidRDefault="69A490C9" w14:paraId="00A8218B" w14:textId="2DB46D02">
      <w:pPr>
        <w:pStyle w:val="ListParagraph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Tacrolimus</w:t>
      </w:r>
      <w:r w:rsidRPr="2B735445">
        <w:rPr>
          <w:rFonts w:ascii="Aptos" w:hAnsi="Aptos" w:eastAsia="Aptos" w:cs="Aptos"/>
        </w:rPr>
        <w:t>: Start POD 1 or when renal function allows.</w:t>
      </w:r>
    </w:p>
    <w:p w:rsidR="003F4340" w:rsidP="2B735445" w:rsidRDefault="69A490C9" w14:paraId="491D3488" w14:textId="32F8C50D">
      <w:pPr>
        <w:pStyle w:val="ListParagraph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MMF</w:t>
      </w:r>
      <w:r w:rsidRPr="2B735445">
        <w:rPr>
          <w:rFonts w:ascii="Aptos" w:hAnsi="Aptos" w:eastAsia="Aptos" w:cs="Aptos"/>
        </w:rPr>
        <w:t>: 500-750 mg PO BID (Higher in AA recipients).</w:t>
      </w:r>
    </w:p>
    <w:p w:rsidR="003F4340" w:rsidP="2B735445" w:rsidRDefault="69A490C9" w14:paraId="60D95884" w14:textId="30070974">
      <w:pPr>
        <w:pStyle w:val="ListParagraph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Steroids</w:t>
      </w:r>
      <w:r w:rsidRPr="2B735445">
        <w:rPr>
          <w:rFonts w:ascii="Aptos" w:hAnsi="Aptos" w:eastAsia="Aptos" w:cs="Aptos"/>
        </w:rPr>
        <w:t>: Standard slow taper.</w:t>
      </w:r>
    </w:p>
    <w:p w:rsidR="003F4340" w:rsidP="2B735445" w:rsidRDefault="69A490C9" w14:paraId="795F2F76" w14:textId="20A5FCB6">
      <w:pPr>
        <w:pStyle w:val="Heading4"/>
        <w:spacing w:before="319" w:after="319"/>
      </w:pPr>
      <w:r w:rsidRPr="2B735445">
        <w:rPr>
          <w:rFonts w:ascii="Aptos" w:hAnsi="Aptos" w:eastAsia="Aptos" w:cs="Aptos"/>
          <w:b/>
          <w:bCs/>
        </w:rPr>
        <w:t>Steroid Avoidance</w:t>
      </w:r>
    </w:p>
    <w:p w:rsidR="003F4340" w:rsidP="2B735445" w:rsidRDefault="69A490C9" w14:paraId="42B1E0F6" w14:textId="0D9A9E28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CCF Care Path: Steroid Avoidance</w:t>
      </w:r>
    </w:p>
    <w:p w:rsidR="003F4340" w:rsidP="2B735445" w:rsidRDefault="69A490C9" w14:paraId="63291B6A" w14:textId="178522F0">
      <w:pPr>
        <w:pStyle w:val="ListParagraph"/>
        <w:numPr>
          <w:ilvl w:val="0"/>
          <w:numId w:val="25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Induction</w:t>
      </w:r>
      <w:r w:rsidRPr="2B735445">
        <w:rPr>
          <w:rFonts w:ascii="Aptos" w:hAnsi="Aptos" w:eastAsia="Aptos" w:cs="Aptos"/>
        </w:rPr>
        <w:t>: Thymoglobulin (3.0 - 4.5 mg/kg total).</w:t>
      </w:r>
    </w:p>
    <w:p w:rsidR="003F4340" w:rsidP="2B735445" w:rsidRDefault="69A490C9" w14:paraId="3FA6E849" w14:textId="01C23F1D">
      <w:pPr>
        <w:pStyle w:val="ListParagraph"/>
        <w:numPr>
          <w:ilvl w:val="0"/>
          <w:numId w:val="25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MMF</w:t>
      </w:r>
      <w:r w:rsidRPr="2B735445">
        <w:rPr>
          <w:rFonts w:ascii="Aptos" w:hAnsi="Aptos" w:eastAsia="Aptos" w:cs="Aptos"/>
        </w:rPr>
        <w:t>: Higher dose (1,000 mg PO BID).</w:t>
      </w:r>
    </w:p>
    <w:p w:rsidR="003F4340" w:rsidP="2B735445" w:rsidRDefault="69A490C9" w14:paraId="07117FE9" w14:textId="596727AD">
      <w:pPr>
        <w:pStyle w:val="ListParagraph"/>
        <w:numPr>
          <w:ilvl w:val="0"/>
          <w:numId w:val="25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Steroids</w:t>
      </w:r>
      <w:r w:rsidRPr="2B735445">
        <w:rPr>
          <w:rFonts w:ascii="Aptos" w:hAnsi="Aptos" w:eastAsia="Aptos" w:cs="Aptos"/>
        </w:rPr>
        <w:t>: Rapid withdrawal. Solumedrol POD 0-3, then OFF by Day 4.</w:t>
      </w:r>
    </w:p>
    <w:p w:rsidR="003F4340" w:rsidP="7A624C93" w:rsidRDefault="69A490C9" w14:paraId="1FB98FB0" w14:textId="15934ADD" w14:noSpellErr="1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commentRangeStart w:id="910299152"/>
      <w:r w:rsidRPr="1028A471" w:rsidR="69A490C9">
        <w:rPr>
          <w:rFonts w:ascii="Aptos" w:hAnsi="Aptos" w:eastAsia="Aptos" w:cs="Aptos"/>
          <w:b w:val="1"/>
          <w:bCs w:val="1"/>
        </w:rPr>
        <w:t>Induction Agents</w:t>
      </w:r>
      <w:commentRangeEnd w:id="910299152"/>
      <w:r>
        <w:rPr>
          <w:rStyle w:val="CommentReference"/>
        </w:rPr>
        <w:commentReference w:id="910299152"/>
      </w:r>
    </w:p>
    <w:p w:rsidR="003F4340" w:rsidP="2B735445" w:rsidRDefault="69A490C9" w14:paraId="7DF975FA" w14:textId="3C0FAEF4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KDIGO &amp; CCF Guidelines</w:t>
      </w:r>
    </w:p>
    <w:p w:rsidR="003F4340" w:rsidP="2B735445" w:rsidRDefault="69A490C9" w14:paraId="3CD879F0" w14:textId="4DB94CB0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Thymoglobulin (ATG)</w:t>
      </w:r>
      <w:r w:rsidRPr="2B735445">
        <w:rPr>
          <w:rFonts w:ascii="Aptos" w:hAnsi="Aptos" w:eastAsia="Aptos" w:cs="Aptos"/>
        </w:rPr>
        <w:t>: Lymphocyte Depleting. Polyclonal antibody (Rabbit). Profound T-cell depletion.</w:t>
      </w:r>
    </w:p>
    <w:p w:rsidR="003F4340" w:rsidP="2B735445" w:rsidRDefault="69A490C9" w14:paraId="00A89773" w14:textId="65E01252">
      <w:pPr>
        <w:pStyle w:val="ListParagraph"/>
        <w:numPr>
          <w:ilvl w:val="1"/>
          <w:numId w:val="24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  <w:b w:val="1"/>
          <w:bCs w:val="1"/>
        </w:rPr>
        <w:t>Side Effects</w:t>
      </w:r>
      <w:r w:rsidRPr="1028A471" w:rsidR="69A490C9">
        <w:rPr>
          <w:rFonts w:ascii="Aptos" w:hAnsi="Aptos" w:eastAsia="Aptos" w:cs="Aptos"/>
        </w:rPr>
        <w:t>: Cytokine Release Syndrome (Fever/Chills/Rigors), Serum Sickness, Leukopenia, Thrombocytopenia.</w:t>
      </w:r>
    </w:p>
    <w:p w:rsidR="275D4A89" w:rsidP="1028A471" w:rsidRDefault="275D4A89" w14:paraId="7FE175EF" w14:textId="70B20260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1028A471" w:rsidR="275D4A89">
        <w:rPr>
          <w:rFonts w:ascii="Aptos" w:hAnsi="Aptos" w:eastAsia="Aptos" w:cs="Aptos"/>
          <w:b w:val="1"/>
          <w:bCs w:val="1"/>
        </w:rPr>
        <w:t>Alemtuzumab (</w:t>
      </w:r>
      <w:r w:rsidRPr="1028A471" w:rsidR="275D4A89">
        <w:rPr>
          <w:rFonts w:ascii="Aptos" w:hAnsi="Aptos" w:eastAsia="Aptos" w:cs="Aptos"/>
          <w:b w:val="1"/>
          <w:bCs w:val="1"/>
        </w:rPr>
        <w:t>Campath</w:t>
      </w:r>
      <w:r w:rsidRPr="1028A471" w:rsidR="275D4A89">
        <w:rPr>
          <w:rFonts w:ascii="Aptos" w:hAnsi="Aptos" w:eastAsia="Aptos" w:cs="Aptos"/>
          <w:b w:val="1"/>
          <w:bCs w:val="1"/>
        </w:rPr>
        <w:t>)</w:t>
      </w:r>
      <w:r w:rsidRPr="1028A471" w:rsidR="275D4A89">
        <w:rPr>
          <w:rFonts w:ascii="Aptos" w:hAnsi="Aptos" w:eastAsia="Aptos" w:cs="Aptos"/>
        </w:rPr>
        <w:t xml:space="preserve">: </w:t>
      </w:r>
      <w:r w:rsidRPr="1028A471" w:rsidR="5A0BF726">
        <w:rPr>
          <w:rFonts w:ascii="Aptos" w:hAnsi="Aptos" w:eastAsia="Aptos" w:cs="Aptos"/>
        </w:rPr>
        <w:t>Humanized Monoclonal Antibody (anti-CD52). Profound and prolonged depletion of T-cells, B-cells, and monocytes.</w:t>
      </w:r>
    </w:p>
    <w:p w:rsidR="275D4A89" w:rsidP="1028A471" w:rsidRDefault="275D4A89" w14:paraId="4996555C" w14:textId="73DDC00D">
      <w:pPr>
        <w:pStyle w:val="ListParagraph"/>
        <w:numPr>
          <w:ilvl w:val="1"/>
          <w:numId w:val="24"/>
        </w:numPr>
        <w:spacing w:after="0"/>
        <w:rPr>
          <w:rFonts w:ascii="Aptos" w:hAnsi="Aptos" w:eastAsia="Aptos" w:cs="Aptos"/>
        </w:rPr>
      </w:pPr>
      <w:r w:rsidRPr="1028A471" w:rsidR="275D4A89">
        <w:rPr>
          <w:rFonts w:ascii="Aptos" w:hAnsi="Aptos" w:eastAsia="Aptos" w:cs="Aptos"/>
          <w:b w:val="1"/>
          <w:bCs w:val="1"/>
        </w:rPr>
        <w:t>Side Effects</w:t>
      </w:r>
      <w:r w:rsidRPr="1028A471" w:rsidR="275D4A89">
        <w:rPr>
          <w:rFonts w:ascii="Aptos" w:hAnsi="Aptos" w:eastAsia="Aptos" w:cs="Aptos"/>
        </w:rPr>
        <w:t xml:space="preserve">: </w:t>
      </w:r>
      <w:r w:rsidRPr="1028A471" w:rsidR="0C2D82CF">
        <w:rPr>
          <w:rFonts w:ascii="Aptos" w:hAnsi="Aptos" w:eastAsia="Aptos" w:cs="Aptos"/>
        </w:rPr>
        <w:t xml:space="preserve">Infusion reactions (fever, chills, hypotension, rash), prolonged neutropenia, anemia, and thrombocytopenia, increased risk of secondary autoimmune conditions (e.g., ITP, thyroid disease, anti-GBM disease), and </w:t>
      </w:r>
      <w:r w:rsidRPr="1028A471" w:rsidR="0C2D82CF">
        <w:rPr>
          <w:rFonts w:ascii="Aptos" w:hAnsi="Aptos" w:eastAsia="Aptos" w:cs="Aptos"/>
        </w:rPr>
        <w:t>a high risk</w:t>
      </w:r>
      <w:r w:rsidRPr="1028A471" w:rsidR="0C2D82CF">
        <w:rPr>
          <w:rFonts w:ascii="Aptos" w:hAnsi="Aptos" w:eastAsia="Aptos" w:cs="Aptos"/>
        </w:rPr>
        <w:t xml:space="preserve"> for opportunistic infections such as CMV and BK virus.</w:t>
      </w:r>
    </w:p>
    <w:p w:rsidR="275D4A89" w:rsidP="1028A471" w:rsidRDefault="275D4A89" w14:paraId="31B00D01" w14:textId="5073B82D">
      <w:pPr>
        <w:pStyle w:val="ListParagraph"/>
        <w:numPr>
          <w:ilvl w:val="1"/>
          <w:numId w:val="24"/>
        </w:numPr>
        <w:spacing w:after="0"/>
        <w:rPr>
          <w:rFonts w:ascii="Aptos" w:hAnsi="Aptos" w:eastAsia="Aptos" w:cs="Aptos"/>
        </w:rPr>
      </w:pPr>
      <w:r w:rsidRPr="1028A471" w:rsidR="275D4A89">
        <w:rPr>
          <w:rFonts w:ascii="Aptos" w:hAnsi="Aptos" w:eastAsia="Aptos" w:cs="Aptos"/>
        </w:rPr>
        <w:t>Not used routinely in CCF.</w:t>
      </w:r>
    </w:p>
    <w:p w:rsidR="003F4340" w:rsidP="2B735445" w:rsidRDefault="69A490C9" w14:paraId="5172DA45" w14:textId="04FE416A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Basiliximab (Simulect)</w:t>
      </w:r>
      <w:r w:rsidRPr="2B735445">
        <w:rPr>
          <w:rFonts w:ascii="Aptos" w:hAnsi="Aptos" w:eastAsia="Aptos" w:cs="Aptos"/>
        </w:rPr>
        <w:t>: Non-Depleting. IL-2 Receptor Antagonist (CD25). Blocks activation.</w:t>
      </w:r>
    </w:p>
    <w:p w:rsidR="69A490C9" w:rsidP="1028A471" w:rsidRDefault="69A490C9" w14:paraId="62C9B7F1" w14:textId="143CCADD">
      <w:pPr>
        <w:pStyle w:val="ListParagraph"/>
        <w:numPr>
          <w:ilvl w:val="1"/>
          <w:numId w:val="24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  <w:b w:val="1"/>
          <w:bCs w:val="1"/>
        </w:rPr>
        <w:t>Side Effects</w:t>
      </w:r>
      <w:r w:rsidRPr="1028A471" w:rsidR="69A490C9">
        <w:rPr>
          <w:rFonts w:ascii="Aptos" w:hAnsi="Aptos" w:eastAsia="Aptos" w:cs="Aptos"/>
        </w:rPr>
        <w:t>: Very well tolerated. Rare hypersensitivity. No Cytokine release.</w:t>
      </w:r>
    </w:p>
    <w:p w:rsidR="003F4340" w:rsidP="2B735445" w:rsidRDefault="69A490C9" w14:paraId="3BBD4897" w14:textId="39AD2EB3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Maintenance</w:t>
      </w:r>
    </w:p>
    <w:p w:rsidR="003F4340" w:rsidP="2B735445" w:rsidRDefault="69A490C9" w14:paraId="243CF1E9" w14:textId="7B302145">
      <w:pPr>
        <w:pStyle w:val="Heading4"/>
        <w:spacing w:before="319" w:after="319"/>
      </w:pPr>
      <w:r w:rsidRPr="2B735445">
        <w:rPr>
          <w:rFonts w:ascii="Aptos" w:hAnsi="Aptos" w:eastAsia="Aptos" w:cs="Aptos"/>
          <w:b/>
          <w:bCs/>
        </w:rPr>
        <w:t>Calcineurin Inhibitors (CNI)</w:t>
      </w:r>
    </w:p>
    <w:p w:rsidR="003F4340" w:rsidP="2B735445" w:rsidRDefault="69A490C9" w14:paraId="36F5BCE2" w14:textId="27647622">
      <w:pPr>
        <w:pStyle w:val="ListParagraph"/>
        <w:numPr>
          <w:ilvl w:val="0"/>
          <w:numId w:val="23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Tacrolimus (</w:t>
      </w:r>
      <w:r w:rsidRPr="0AC819A2" w:rsidR="69A490C9">
        <w:rPr>
          <w:rFonts w:ascii="Aptos" w:hAnsi="Aptos" w:eastAsia="Aptos" w:cs="Aptos"/>
          <w:b w:val="1"/>
          <w:bCs w:val="1"/>
        </w:rPr>
        <w:t>Prograf</w:t>
      </w:r>
      <w:r w:rsidRPr="0AC819A2" w:rsidR="7B5326A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®</w:t>
      </w:r>
      <w:r w:rsidRPr="0AC819A2" w:rsidR="69A490C9">
        <w:rPr>
          <w:rFonts w:ascii="Aptos" w:hAnsi="Aptos" w:eastAsia="Aptos" w:cs="Aptos"/>
          <w:b w:val="1"/>
          <w:bCs w:val="1"/>
        </w:rPr>
        <w:t xml:space="preserve">) </w:t>
      </w:r>
      <w:r w:rsidRPr="0AC819A2" w:rsidR="00E955A0">
        <w:rPr>
          <w:rFonts w:ascii="Aptos" w:hAnsi="Aptos" w:eastAsia="Aptos" w:cs="Aptos"/>
          <w:b w:val="1"/>
          <w:bCs w:val="1"/>
          <w:color w:val="auto"/>
        </w:rPr>
        <w:t>–</w:t>
      </w:r>
      <w:r w:rsidRPr="0AC819A2" w:rsidR="69A490C9">
        <w:rPr>
          <w:rFonts w:ascii="Aptos" w:hAnsi="Aptos" w:eastAsia="Aptos" w:cs="Aptos"/>
          <w:b w:val="1"/>
          <w:bCs w:val="1"/>
          <w:color w:val="auto"/>
        </w:rPr>
        <w:t xml:space="preserve"> </w:t>
      </w:r>
      <w:r w:rsidRPr="0AC819A2" w:rsidR="69A490C9">
        <w:rPr>
          <w:rFonts w:ascii="Aptos" w:hAnsi="Aptos" w:eastAsia="Aptos" w:cs="Aptos"/>
          <w:b w:val="1"/>
          <w:bCs w:val="1"/>
          <w:color w:val="auto"/>
        </w:rPr>
        <w:t>IR</w:t>
      </w:r>
      <w:r w:rsidRPr="0AC819A2" w:rsidR="00E955A0">
        <w:rPr>
          <w:rFonts w:ascii="Aptos" w:hAnsi="Aptos" w:eastAsia="Aptos" w:cs="Aptos"/>
          <w:b w:val="1"/>
          <w:bCs w:val="1"/>
          <w:color w:val="auto"/>
        </w:rPr>
        <w:t xml:space="preserve"> (immediate release)</w:t>
      </w:r>
      <w:r w:rsidRPr="0AC819A2" w:rsidR="69A490C9">
        <w:rPr>
          <w:rFonts w:ascii="Aptos" w:hAnsi="Aptos" w:eastAsia="Aptos" w:cs="Aptos"/>
          <w:color w:val="auto"/>
        </w:rPr>
        <w:t>:</w:t>
      </w:r>
    </w:p>
    <w:p w:rsidR="58C26F2C" w:rsidP="0AC819A2" w:rsidRDefault="58C26F2C" w14:paraId="3C9D06D8" w14:textId="66D51614">
      <w:pPr>
        <w:pStyle w:val="ListParagraph"/>
        <w:numPr>
          <w:ilvl w:val="1"/>
          <w:numId w:val="23"/>
        </w:numPr>
        <w:spacing w:after="0"/>
        <w:rPr>
          <w:rFonts w:ascii="Aptos" w:hAnsi="Aptos" w:eastAsia="Aptos" w:cs="Aptos"/>
        </w:rPr>
      </w:pPr>
      <w:r w:rsidRPr="0AC819A2" w:rsidR="58C26F2C">
        <w:rPr>
          <w:rFonts w:ascii="Aptos" w:hAnsi="Aptos" w:eastAsia="Aptos" w:cs="Aptos"/>
        </w:rPr>
        <w:t xml:space="preserve">Twice </w:t>
      </w:r>
      <w:r w:rsidRPr="0AC819A2" w:rsidR="58C26F2C">
        <w:rPr>
          <w:rFonts w:ascii="Aptos" w:hAnsi="Aptos" w:eastAsia="Aptos" w:cs="Aptos"/>
        </w:rPr>
        <w:t>a day</w:t>
      </w:r>
      <w:r w:rsidRPr="0AC819A2" w:rsidR="58C26F2C">
        <w:rPr>
          <w:rFonts w:ascii="Aptos" w:hAnsi="Aptos" w:eastAsia="Aptos" w:cs="Aptos"/>
        </w:rPr>
        <w:t>.</w:t>
      </w:r>
    </w:p>
    <w:p w:rsidR="003F4340" w:rsidP="2B735445" w:rsidRDefault="69A490C9" w14:paraId="0CBC668A" w14:textId="33B6FD8B">
      <w:pPr>
        <w:pStyle w:val="ListParagraph"/>
        <w:numPr>
          <w:ilvl w:val="1"/>
          <w:numId w:val="23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  <w:b w:val="1"/>
          <w:bCs w:val="1"/>
        </w:rPr>
        <w:t>Side Effects</w:t>
      </w:r>
      <w:r w:rsidRPr="7A624C93" w:rsidR="69A490C9">
        <w:rPr>
          <w:rFonts w:ascii="Aptos" w:hAnsi="Aptos" w:eastAsia="Aptos" w:cs="Aptos"/>
        </w:rPr>
        <w:t xml:space="preserve">: Tremor, Nephrotoxicity (afferent constriction), Hyperkalemia, Hypomagnesemia, HTN, </w:t>
      </w:r>
      <w:r w:rsidRPr="7A624C93" w:rsidR="0B9EA68A">
        <w:rPr>
          <w:rFonts w:ascii="Aptos" w:hAnsi="Aptos" w:eastAsia="Aptos" w:cs="Aptos"/>
        </w:rPr>
        <w:t>Post transplant diabetes (PTD)</w:t>
      </w:r>
      <w:r w:rsidRPr="7A624C93" w:rsidR="0B9EA68A">
        <w:rPr>
          <w:rFonts w:ascii="Aptos" w:hAnsi="Aptos" w:eastAsia="Aptos" w:cs="Aptos"/>
        </w:rPr>
        <w:t xml:space="preserve">, </w:t>
      </w:r>
      <w:r w:rsidRPr="7A624C93" w:rsidR="69A490C9">
        <w:rPr>
          <w:rFonts w:ascii="Aptos" w:hAnsi="Aptos" w:eastAsia="Aptos" w:cs="Aptos"/>
        </w:rPr>
        <w:t>Hair loss.</w:t>
      </w:r>
    </w:p>
    <w:p w:rsidR="003F4340" w:rsidP="2B735445" w:rsidRDefault="69A490C9" w14:paraId="564C25EA" w14:textId="1C5E2A06">
      <w:pPr>
        <w:pStyle w:val="ListParagraph"/>
        <w:numPr>
          <w:ilvl w:val="1"/>
          <w:numId w:val="2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Monitor</w:t>
      </w:r>
      <w:r w:rsidRPr="2B735445">
        <w:rPr>
          <w:rFonts w:ascii="Aptos" w:hAnsi="Aptos" w:eastAsia="Aptos" w:cs="Aptos"/>
        </w:rPr>
        <w:t>: Trough 12hr post-dose.</w:t>
      </w:r>
    </w:p>
    <w:p w:rsidR="003F4340" w:rsidP="2B735445" w:rsidRDefault="69A490C9" w14:paraId="77458D75" w14:textId="47B2C099">
      <w:pPr>
        <w:pStyle w:val="ListParagraph"/>
        <w:numPr>
          <w:ilvl w:val="0"/>
          <w:numId w:val="23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Envarsus</w:t>
      </w:r>
      <w:r w:rsidRPr="0AC819A2" w:rsidR="69A490C9">
        <w:rPr>
          <w:rFonts w:ascii="Aptos" w:hAnsi="Aptos" w:eastAsia="Aptos" w:cs="Aptos"/>
          <w:b w:val="1"/>
          <w:bCs w:val="1"/>
        </w:rPr>
        <w:t xml:space="preserve"> XR</w:t>
      </w:r>
      <w:r w:rsidRPr="0AC819A2" w:rsidR="69A490C9">
        <w:rPr>
          <w:rFonts w:ascii="Aptos" w:hAnsi="Aptos" w:eastAsia="Aptos" w:cs="Aptos"/>
        </w:rPr>
        <w:t xml:space="preserve">: Extended release. </w:t>
      </w:r>
      <w:commentRangeStart w:id="8"/>
      <w:r w:rsidRPr="0AC819A2" w:rsidR="69A490C9">
        <w:rPr>
          <w:rFonts w:ascii="Aptos" w:hAnsi="Aptos" w:eastAsia="Aptos" w:cs="Aptos"/>
        </w:rPr>
        <w:t>MeltDose</w:t>
      </w:r>
      <w:r w:rsidRPr="0AC819A2" w:rsidR="69A490C9">
        <w:rPr>
          <w:rFonts w:ascii="Aptos" w:hAnsi="Aptos" w:eastAsia="Aptos" w:cs="Aptos"/>
        </w:rPr>
        <w:t xml:space="preserve"> technology</w:t>
      </w:r>
      <w:commentRangeEnd w:id="8"/>
      <w:r>
        <w:rPr>
          <w:rStyle w:val="CommentReference"/>
        </w:rPr>
        <w:commentReference w:id="8"/>
      </w:r>
      <w:r w:rsidRPr="0AC819A2" w:rsidR="69A490C9">
        <w:rPr>
          <w:rFonts w:ascii="Aptos" w:hAnsi="Aptos" w:eastAsia="Aptos" w:cs="Aptos"/>
        </w:rPr>
        <w:t xml:space="preserve">. </w:t>
      </w:r>
    </w:p>
    <w:p w:rsidR="003F4340" w:rsidP="0AC819A2" w:rsidRDefault="69A490C9" w14:paraId="07821FDD" w14:textId="3E4F3560">
      <w:pPr>
        <w:pStyle w:val="ListParagraph"/>
        <w:numPr>
          <w:ilvl w:val="1"/>
          <w:numId w:val="23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</w:rPr>
        <w:t xml:space="preserve">Once </w:t>
      </w:r>
      <w:r w:rsidRPr="0AC819A2" w:rsidR="3848A12B">
        <w:rPr>
          <w:rFonts w:ascii="Aptos" w:hAnsi="Aptos" w:eastAsia="Aptos" w:cs="Aptos"/>
        </w:rPr>
        <w:t>a da</w:t>
      </w:r>
      <w:r w:rsidRPr="0AC819A2" w:rsidR="69A490C9">
        <w:rPr>
          <w:rFonts w:ascii="Aptos" w:hAnsi="Aptos" w:eastAsia="Aptos" w:cs="Aptos"/>
        </w:rPr>
        <w:t>y.</w:t>
      </w:r>
    </w:p>
    <w:p w:rsidR="003F4340" w:rsidP="2B735445" w:rsidRDefault="69A490C9" w14:paraId="1DF894BE" w14:textId="79526565">
      <w:pPr>
        <w:pStyle w:val="ListParagraph"/>
        <w:numPr>
          <w:ilvl w:val="1"/>
          <w:numId w:val="23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</w:rPr>
        <w:t xml:space="preserve">Lower </w:t>
      </w:r>
      <w:r w:rsidRPr="0AC819A2" w:rsidR="69A490C9">
        <w:rPr>
          <w:rFonts w:ascii="Aptos" w:hAnsi="Aptos" w:eastAsia="Aptos" w:cs="Aptos"/>
        </w:rPr>
        <w:t>Cmax</w:t>
      </w:r>
      <w:r w:rsidRPr="0AC819A2" w:rsidR="69A490C9">
        <w:rPr>
          <w:rFonts w:ascii="Aptos" w:hAnsi="Aptos" w:eastAsia="Aptos" w:cs="Aptos"/>
        </w:rPr>
        <w:t xml:space="preserve"> (peak) = </w:t>
      </w:r>
      <w:r w:rsidRPr="0AC819A2" w:rsidR="69A490C9">
        <w:rPr>
          <w:rFonts w:ascii="Aptos" w:hAnsi="Aptos" w:eastAsia="Aptos" w:cs="Aptos"/>
          <w:b w:val="1"/>
          <w:bCs w:val="1"/>
        </w:rPr>
        <w:t>Less Tremor</w:t>
      </w:r>
      <w:r w:rsidRPr="0AC819A2" w:rsidR="69A490C9">
        <w:rPr>
          <w:rFonts w:ascii="Aptos" w:hAnsi="Aptos" w:eastAsia="Aptos" w:cs="Aptos"/>
        </w:rPr>
        <w:t>.</w:t>
      </w:r>
      <w:r w:rsidRPr="0AC819A2" w:rsidR="6FF9AE1F">
        <w:rPr>
          <w:rFonts w:ascii="Aptos" w:hAnsi="Aptos" w:eastAsia="Aptos" w:cs="Aptos"/>
        </w:rPr>
        <w:t xml:space="preserve"> Otherwise, similar SE as Prograf.</w:t>
      </w:r>
    </w:p>
    <w:p w:rsidR="003F4340" w:rsidP="2B735445" w:rsidRDefault="69A490C9" w14:paraId="78211305" w14:textId="3D034859">
      <w:pPr>
        <w:pStyle w:val="ListParagraph"/>
        <w:numPr>
          <w:ilvl w:val="1"/>
          <w:numId w:val="23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</w:rPr>
        <w:t>Requires 80% of IR dose (increased bioavailability).</w:t>
      </w:r>
    </w:p>
    <w:p w:rsidR="5C4DD592" w:rsidP="1028A471" w:rsidRDefault="5C4DD592" w14:paraId="03E4960A" w14:textId="6F4853C9">
      <w:pPr>
        <w:pStyle w:val="Normal"/>
      </w:pPr>
      <w:r w:rsidR="5C4DD592">
        <w:drawing>
          <wp:inline wp14:editId="728F5877" wp14:anchorId="30EF28E6">
            <wp:extent cx="5943600" cy="1200150"/>
            <wp:effectExtent l="0" t="0" r="0" b="0"/>
            <wp:docPr id="1760752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752309" name="Picture 1760752309"/>
                    <pic:cNvPicPr/>
                  </pic:nvPicPr>
                  <pic:blipFill>
                    <a:blip xmlns:r="http://schemas.openxmlformats.org/officeDocument/2006/relationships" r:embed="rId1052376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340" w:rsidP="2B735445" w:rsidRDefault="69A490C9" w14:paraId="5068FFC0" w14:textId="5CCEF477">
      <w:pPr>
        <w:pStyle w:val="Heading4"/>
        <w:spacing w:before="319" w:after="319"/>
      </w:pPr>
      <w:r w:rsidRPr="2B735445">
        <w:rPr>
          <w:rFonts w:ascii="Aptos" w:hAnsi="Aptos" w:eastAsia="Aptos" w:cs="Aptos"/>
          <w:b/>
          <w:bCs/>
        </w:rPr>
        <w:t>Antimetabolites &amp; Steroids</w:t>
      </w:r>
    </w:p>
    <w:p w:rsidR="003F4340" w:rsidP="2B735445" w:rsidRDefault="69A490C9" w14:paraId="526D742A" w14:textId="1D5AB64E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Mycophenolate (</w:t>
      </w:r>
      <w:r w:rsidRPr="0AC819A2" w:rsidR="69A490C9">
        <w:rPr>
          <w:rFonts w:ascii="Aptos" w:hAnsi="Aptos" w:eastAsia="Aptos" w:cs="Aptos"/>
          <w:b w:val="1"/>
          <w:bCs w:val="1"/>
        </w:rPr>
        <w:t>CellCept</w:t>
      </w:r>
      <w:ins w:author="Mahfouz, Ratib" w:date="2025-12-01T18:18:48.323Z" w:id="596424972">
        <w:r w:rsidRPr="0AC819A2" w:rsidR="21A91938">
          <w:rPr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noProof w:val="0"/>
            <w:color w:val="0A0A0A"/>
            <w:sz w:val="24"/>
            <w:szCs w:val="24"/>
            <w:lang w:val="en-US"/>
          </w:rPr>
          <w:t>®</w:t>
        </w:r>
      </w:ins>
      <w:r w:rsidRPr="0AC819A2" w:rsidR="69A490C9">
        <w:rPr>
          <w:rFonts w:ascii="Aptos" w:hAnsi="Aptos" w:eastAsia="Aptos" w:cs="Aptos"/>
          <w:b w:val="1"/>
          <w:bCs w:val="1"/>
        </w:rPr>
        <w:t xml:space="preserve"> /</w:t>
      </w:r>
      <w:r w:rsidRPr="0AC819A2" w:rsidR="69A490C9">
        <w:rPr>
          <w:rFonts w:ascii="Aptos" w:hAnsi="Aptos" w:eastAsia="Aptos" w:cs="Aptos"/>
          <w:b w:val="1"/>
          <w:bCs w:val="1"/>
        </w:rPr>
        <w:t xml:space="preserve"> </w:t>
      </w:r>
      <w:r w:rsidRPr="0AC819A2" w:rsidR="69A490C9">
        <w:rPr>
          <w:rFonts w:ascii="Aptos" w:hAnsi="Aptos" w:eastAsia="Aptos" w:cs="Aptos"/>
          <w:b w:val="1"/>
          <w:bCs w:val="1"/>
        </w:rPr>
        <w:t>Myforti</w:t>
      </w:r>
      <w:r w:rsidRPr="0AC819A2" w:rsidR="69A490C9">
        <w:rPr>
          <w:rFonts w:ascii="Aptos" w:hAnsi="Aptos" w:eastAsia="Aptos" w:cs="Aptos"/>
          <w:b w:val="1"/>
          <w:bCs w:val="1"/>
        </w:rPr>
        <w:t>c</w:t>
      </w:r>
      <w:ins w:author="Mahfouz, Ratib" w:date="2025-12-01T18:19:22.34Z" w:id="200741320">
        <w:r w:rsidRPr="0AC819A2" w:rsidR="61F838A2">
          <w:rPr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noProof w:val="0"/>
            <w:color w:val="0A0A0A"/>
            <w:sz w:val="24"/>
            <w:szCs w:val="24"/>
            <w:lang w:val="en-US"/>
          </w:rPr>
          <w:t>®</w:t>
        </w:r>
      </w:ins>
      <w:r w:rsidRPr="0AC819A2" w:rsidR="69A490C9">
        <w:rPr>
          <w:rFonts w:ascii="Aptos" w:hAnsi="Aptos" w:eastAsia="Aptos" w:cs="Aptos"/>
          <w:b w:val="1"/>
          <w:bCs w:val="1"/>
        </w:rPr>
        <w:t>)</w:t>
      </w:r>
      <w:r w:rsidRPr="0AC819A2" w:rsidR="69A490C9">
        <w:rPr>
          <w:rFonts w:ascii="Aptos" w:hAnsi="Aptos" w:eastAsia="Aptos" w:cs="Aptos"/>
        </w:rPr>
        <w:t>: Inhibits purine synthesis</w:t>
      </w:r>
      <w:r w:rsidRPr="0AC819A2" w:rsidR="1D00A2F0">
        <w:rPr>
          <w:rFonts w:ascii="Aptos" w:hAnsi="Aptos" w:eastAsia="Aptos" w:cs="Aptos"/>
        </w:rPr>
        <w:t xml:space="preserve"> by inhibiting </w:t>
      </w:r>
      <w:r w:rsidRPr="0AC819A2" w:rsidR="1D00A2F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inosine monophosphate </w:t>
      </w:r>
      <w:r w:rsidRPr="0AC819A2" w:rsidR="613C0F8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dehydrogenase (</w:t>
      </w:r>
      <w:r w:rsidRPr="0AC819A2" w:rsidR="69A490C9">
        <w:rPr>
          <w:rFonts w:ascii="Aptos" w:hAnsi="Aptos" w:eastAsia="Aptos" w:cs="Aptos"/>
        </w:rPr>
        <w:t>IMPDH).</w:t>
      </w:r>
    </w:p>
    <w:p w:rsidR="33295703" w:rsidP="0AC819A2" w:rsidRDefault="33295703" w14:paraId="7F5916AB" w14:textId="3FED5E25">
      <w:pPr>
        <w:pStyle w:val="ListParagraph"/>
        <w:numPr>
          <w:ilvl w:val="1"/>
          <w:numId w:val="22"/>
        </w:numPr>
        <w:spacing w:after="0"/>
        <w:rPr>
          <w:rFonts w:ascii="Aptos" w:hAnsi="Aptos" w:eastAsia="Aptos" w:cs="Aptos"/>
        </w:rPr>
      </w:pPr>
      <w:r w:rsidRPr="0AC819A2" w:rsidR="33295703">
        <w:rPr>
          <w:rFonts w:ascii="Aptos" w:hAnsi="Aptos" w:eastAsia="Aptos" w:cs="Aptos"/>
        </w:rPr>
        <w:t>Twice a day.</w:t>
      </w:r>
    </w:p>
    <w:p w:rsidR="003F4340" w:rsidP="2B735445" w:rsidRDefault="69A490C9" w14:paraId="6520BB50" w14:textId="5EBEAFE8">
      <w:pPr>
        <w:pStyle w:val="ListParagraph"/>
        <w:numPr>
          <w:ilvl w:val="1"/>
          <w:numId w:val="22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Side Effects</w:t>
      </w:r>
      <w:r w:rsidRPr="0AC819A2" w:rsidR="69A490C9">
        <w:rPr>
          <w:rFonts w:ascii="Aptos" w:hAnsi="Aptos" w:eastAsia="Aptos" w:cs="Aptos"/>
        </w:rPr>
        <w:t>: GI Toxicity (Diarrhea/Nausea), Leukopenia, Anemia</w:t>
      </w:r>
      <w:r w:rsidRPr="0AC819A2" w:rsidR="3E2171D9">
        <w:rPr>
          <w:rFonts w:ascii="Aptos" w:hAnsi="Aptos" w:eastAsia="Aptos" w:cs="Aptos"/>
        </w:rPr>
        <w:t>, teratogenicity</w:t>
      </w:r>
      <w:r w:rsidRPr="0AC819A2" w:rsidR="69A490C9">
        <w:rPr>
          <w:rFonts w:ascii="Aptos" w:hAnsi="Aptos" w:eastAsia="Aptos" w:cs="Aptos"/>
        </w:rPr>
        <w:t>.</w:t>
      </w:r>
    </w:p>
    <w:p w:rsidR="003F4340" w:rsidP="0AC819A2" w:rsidRDefault="69A490C9" w14:paraId="057F82E8" w14:textId="184FAC7E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0AC819A2" w:rsidR="3A496327">
        <w:rPr>
          <w:noProof w:val="0"/>
          <w:lang w:val="en-US"/>
        </w:rPr>
        <w:t>CellCept</w:t>
      </w:r>
      <w:r w:rsidRPr="0AC819A2" w:rsidR="3A496327">
        <w:rPr>
          <w:noProof w:val="0"/>
          <w:lang w:val="en-US"/>
        </w:rPr>
        <w:t xml:space="preserve">® </w:t>
      </w:r>
      <w:r w:rsidRPr="0AC819A2" w:rsidR="3A496327">
        <w:rPr>
          <w:noProof w:val="0"/>
          <w:lang w:val="en-US"/>
        </w:rPr>
        <w:t>1,000 mg</w:t>
      </w:r>
      <w:r w:rsidRPr="0AC819A2" w:rsidR="3A496327">
        <w:rPr>
          <w:noProof w:val="0"/>
          <w:lang w:val="en-US"/>
        </w:rPr>
        <w:t xml:space="preserve"> BID ≈ </w:t>
      </w:r>
      <w:r w:rsidRPr="0AC819A2" w:rsidR="3A496327">
        <w:rPr>
          <w:noProof w:val="0"/>
          <w:lang w:val="en-US"/>
        </w:rPr>
        <w:t>Myfortic</w:t>
      </w:r>
      <w:r w:rsidRPr="0AC819A2" w:rsidR="3A496327">
        <w:rPr>
          <w:noProof w:val="0"/>
          <w:lang w:val="en-US"/>
        </w:rPr>
        <w:t>® 720 mg BID</w:t>
      </w:r>
    </w:p>
    <w:p w:rsidR="003F4340" w:rsidP="0AC819A2" w:rsidRDefault="69A490C9" w14:paraId="7E304B98" w14:textId="328EE5B7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0AC819A2" w:rsidR="3A496327">
        <w:rPr>
          <w:noProof w:val="0"/>
          <w:lang w:val="en-US"/>
        </w:rPr>
        <w:t>Myfortic® preferred in patients with significant GI toxicity</w:t>
      </w:r>
    </w:p>
    <w:p w:rsidR="003F4340" w:rsidP="0AC819A2" w:rsidRDefault="69A490C9" w14:paraId="07A14557" w14:textId="3E2E723A">
      <w:pPr>
        <w:pStyle w:val="Normal"/>
        <w:spacing w:after="0"/>
        <w:ind w:left="0"/>
        <w:rPr>
          <w:rFonts w:ascii="Aptos" w:hAnsi="Aptos" w:eastAsia="Aptos" w:cs="Aptos"/>
          <w:b w:val="1"/>
          <w:bCs w:val="1"/>
        </w:rPr>
      </w:pPr>
    </w:p>
    <w:p w:rsidR="003F4340" w:rsidP="2B735445" w:rsidRDefault="69A490C9" w14:paraId="4284F516" w14:textId="4842B0A9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Prednisone</w:t>
      </w:r>
      <w:r w:rsidRPr="2B735445">
        <w:rPr>
          <w:rFonts w:ascii="Aptos" w:hAnsi="Aptos" w:eastAsia="Aptos" w:cs="Aptos"/>
        </w:rPr>
        <w:t>:</w:t>
      </w:r>
    </w:p>
    <w:p w:rsidR="003F4340" w:rsidP="2B735445" w:rsidRDefault="69A490C9" w14:paraId="6DC485A5" w14:textId="4B9517ED">
      <w:pPr>
        <w:pStyle w:val="ListParagraph"/>
        <w:numPr>
          <w:ilvl w:val="1"/>
          <w:numId w:val="22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Side Effects</w:t>
      </w:r>
      <w:r w:rsidRPr="0AC819A2" w:rsidR="69A490C9">
        <w:rPr>
          <w:rFonts w:ascii="Aptos" w:hAnsi="Aptos" w:eastAsia="Aptos" w:cs="Aptos"/>
        </w:rPr>
        <w:t>: Hyperglycemia, Weight Gain, Mood changes, Osteoporosis, HTN, Cataracts, Skin fragility.</w:t>
      </w:r>
    </w:p>
    <w:p w:rsidR="0AC819A2" w:rsidP="0AC819A2" w:rsidRDefault="0AC819A2" w14:paraId="3E29935D" w14:textId="36987344">
      <w:pPr>
        <w:pStyle w:val="Normal"/>
        <w:spacing w:after="0"/>
        <w:rPr>
          <w:rFonts w:ascii="Aptos" w:hAnsi="Aptos" w:eastAsia="Aptos" w:cs="Aptos"/>
        </w:rPr>
      </w:pPr>
    </w:p>
    <w:p w:rsidR="4775C261" w:rsidP="0AC819A2" w:rsidRDefault="4775C261" w14:paraId="100D4FC3" w14:textId="2F6744E9">
      <w:pPr>
        <w:pStyle w:val="Heading4"/>
        <w:suppressLineNumbers w:val="0"/>
        <w:bidi w:val="0"/>
        <w:spacing w:before="319" w:beforeAutospacing="off" w:after="319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</w:rPr>
      </w:pPr>
      <w:r w:rsidRPr="0AC819A2" w:rsidR="4775C261">
        <w:rPr>
          <w:rFonts w:ascii="Aptos" w:hAnsi="Aptos" w:eastAsia="Aptos" w:cs="Aptos"/>
          <w:b w:val="1"/>
          <w:bCs w:val="1"/>
        </w:rPr>
        <w:t>mTOR in hibitors</w:t>
      </w:r>
    </w:p>
    <w:p w:rsidR="4775C261" w:rsidP="0AC819A2" w:rsidRDefault="4775C261" w14:paraId="27A246A1" w14:textId="45071566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</w:rPr>
      </w:pPr>
      <w:r w:rsidRPr="0AC819A2" w:rsidR="4775C261">
        <w:rPr>
          <w:rFonts w:ascii="Aptos" w:hAnsi="Aptos" w:eastAsia="Aptos" w:cs="Aptos"/>
          <w:b w:val="1"/>
          <w:bCs w:val="1"/>
        </w:rPr>
        <w:t>Everolimus (</w:t>
      </w:r>
      <w:r w:rsidRPr="0AC819A2" w:rsidR="4775C261">
        <w:rPr>
          <w:rFonts w:ascii="Aptos" w:hAnsi="Aptos" w:eastAsia="Aptos" w:cs="Aptos"/>
          <w:b w:val="1"/>
          <w:bCs w:val="1"/>
        </w:rPr>
        <w:t>Zortress</w:t>
      </w:r>
      <w:r w:rsidRPr="0AC819A2" w:rsidR="4775C261">
        <w:rPr>
          <w:rFonts w:ascii="Aptos" w:hAnsi="Aptos" w:eastAsia="Aptos" w:cs="Aptos"/>
          <w:b w:val="1"/>
          <w:bCs w:val="1"/>
        </w:rPr>
        <w:t>®)</w:t>
      </w:r>
      <w:r w:rsidRPr="0AC819A2" w:rsidR="4775C261">
        <w:rPr>
          <w:rFonts w:ascii="Aptos" w:hAnsi="Aptos" w:eastAsia="Aptos" w:cs="Aptos"/>
        </w:rPr>
        <w:t>: Inhibits the mammalian target of rapamycin (mTOR) → blocks IL‑2–mediated T‑cell proliferation and cell‑cycle progression.</w:t>
      </w:r>
    </w:p>
    <w:p w:rsidR="4775C261" w:rsidP="0AC819A2" w:rsidRDefault="4775C261" w14:paraId="78AD5551" w14:textId="3FED5E25">
      <w:pPr>
        <w:pStyle w:val="ListParagraph"/>
        <w:numPr>
          <w:ilvl w:val="1"/>
          <w:numId w:val="22"/>
        </w:numPr>
        <w:spacing w:after="0"/>
        <w:rPr>
          <w:rFonts w:ascii="Aptos" w:hAnsi="Aptos" w:eastAsia="Aptos" w:cs="Aptos"/>
        </w:rPr>
      </w:pPr>
      <w:r w:rsidRPr="0AC819A2" w:rsidR="4775C261">
        <w:rPr>
          <w:rFonts w:ascii="Aptos" w:hAnsi="Aptos" w:eastAsia="Aptos" w:cs="Aptos"/>
        </w:rPr>
        <w:t>Twice a day.</w:t>
      </w:r>
    </w:p>
    <w:p w:rsidR="4775C261" w:rsidP="0AC819A2" w:rsidRDefault="4775C261" w14:paraId="644AA06C" w14:textId="15B3667C">
      <w:pPr>
        <w:pStyle w:val="ListParagraph"/>
        <w:numPr>
          <w:ilvl w:val="1"/>
          <w:numId w:val="22"/>
        </w:numPr>
        <w:spacing w:after="0"/>
        <w:rPr>
          <w:sz w:val="24"/>
          <w:szCs w:val="24"/>
        </w:rPr>
      </w:pPr>
      <w:r w:rsidRPr="0AC819A2" w:rsidR="4775C261">
        <w:rPr>
          <w:rFonts w:ascii="Aptos" w:hAnsi="Aptos" w:eastAsia="Aptos" w:cs="Aptos"/>
          <w:b w:val="1"/>
          <w:bCs w:val="1"/>
        </w:rPr>
        <w:t>Side Effects</w:t>
      </w:r>
      <w:r w:rsidRPr="0AC819A2" w:rsidR="4775C261">
        <w:rPr>
          <w:rFonts w:ascii="Aptos" w:hAnsi="Aptos" w:eastAsia="Aptos" w:cs="Aptos"/>
        </w:rPr>
        <w:t>: Hyperlipidemia, p</w:t>
      </w:r>
      <w:r w:rsidR="4775C261">
        <w:rPr/>
        <w:t xml:space="preserve">roteinuria, </w:t>
      </w:r>
      <w:r w:rsidR="4AE3B5CD">
        <w:rPr/>
        <w:t>c</w:t>
      </w:r>
      <w:r w:rsidR="4775C261">
        <w:rPr/>
        <w:t>ytopenias, impaired wound healing, edema</w:t>
      </w:r>
    </w:p>
    <w:p w:rsidR="139CE87C" w:rsidP="0AC819A2" w:rsidRDefault="139CE87C" w14:paraId="6AD65259" w14:textId="49C8F41B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139CE87C">
        <w:rPr>
          <w:noProof w:val="0"/>
          <w:lang w:val="en-US"/>
        </w:rPr>
        <w:t>Often combined with reduced‑dose tacrolimus</w:t>
      </w:r>
    </w:p>
    <w:p w:rsidR="139CE87C" w:rsidP="0AC819A2" w:rsidRDefault="139CE87C" w14:paraId="55339240" w14:textId="25DDA89B">
      <w:pPr>
        <w:pStyle w:val="ListParagraph"/>
        <w:numPr>
          <w:ilvl w:val="1"/>
          <w:numId w:val="22"/>
        </w:numPr>
        <w:rPr>
          <w:noProof w:val="0"/>
          <w:lang w:val="en-US"/>
        </w:rPr>
      </w:pPr>
      <w:r w:rsidRPr="0AC819A2" w:rsidR="139CE87C">
        <w:rPr>
          <w:noProof w:val="0"/>
          <w:lang w:val="en-US"/>
        </w:rPr>
        <w:t>May lower risk of post‑transplant malignancy</w:t>
      </w:r>
      <w:r w:rsidRPr="0AC819A2" w:rsidR="3A6F849A">
        <w:rPr>
          <w:noProof w:val="0"/>
          <w:lang w:val="en-US"/>
        </w:rPr>
        <w:t xml:space="preserve"> especially SCC</w:t>
      </w:r>
      <w:r w:rsidRPr="0AC819A2" w:rsidR="139CE87C">
        <w:rPr>
          <w:noProof w:val="0"/>
          <w:lang w:val="en-US"/>
        </w:rPr>
        <w:t xml:space="preserve"> </w:t>
      </w:r>
      <w:r w:rsidRPr="0AC819A2" w:rsidR="139CE87C">
        <w:rPr>
          <w:noProof w:val="0"/>
          <w:lang w:val="en-US"/>
        </w:rPr>
        <w:t>compared with CNI‑based regimens</w:t>
      </w:r>
    </w:p>
    <w:p w:rsidR="39ACF1A9" w:rsidP="0AC819A2" w:rsidRDefault="39ACF1A9" w14:paraId="3816AE32" w14:textId="5CAA125F">
      <w:pPr>
        <w:pStyle w:val="ListParagraph"/>
        <w:numPr>
          <w:ilvl w:val="1"/>
          <w:numId w:val="22"/>
        </w:numPr>
        <w:rPr>
          <w:noProof w:val="0"/>
          <w:lang w:val="en-US"/>
        </w:rPr>
      </w:pPr>
      <w:r w:rsidRPr="0AC819A2" w:rsidR="39ACF1A9">
        <w:rPr>
          <w:noProof w:val="0"/>
          <w:lang w:val="en-US"/>
        </w:rPr>
        <w:t>Considered during BK virus management as part of CNI minimization or antiproliferative adjustment.</w:t>
      </w:r>
    </w:p>
    <w:p w:rsidR="4775C261" w:rsidP="0AC819A2" w:rsidRDefault="4775C261" w14:paraId="5E9C0F68" w14:textId="4D342040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0AC819A2" w:rsidR="4775C261">
        <w:rPr>
          <w:b w:val="1"/>
          <w:bCs w:val="1"/>
          <w:noProof w:val="0"/>
          <w:lang w:val="en-US"/>
        </w:rPr>
        <w:t xml:space="preserve">Monitoring: </w:t>
      </w:r>
      <w:r w:rsidRPr="0AC819A2" w:rsidR="4775C261">
        <w:rPr>
          <w:noProof w:val="0"/>
          <w:lang w:val="en-US"/>
        </w:rPr>
        <w:t xml:space="preserve">Trough level (target range protocol‑dependent; </w:t>
      </w:r>
      <w:r w:rsidRPr="0AC819A2" w:rsidR="4775C261">
        <w:rPr>
          <w:noProof w:val="0"/>
          <w:lang w:val="en-US"/>
        </w:rPr>
        <w:t>typically,</w:t>
      </w:r>
      <w:r w:rsidRPr="0AC819A2" w:rsidR="4775C261">
        <w:rPr>
          <w:noProof w:val="0"/>
          <w:lang w:val="en-US"/>
        </w:rPr>
        <w:t xml:space="preserve"> lower when combined with CNI)</w:t>
      </w:r>
    </w:p>
    <w:p w:rsidR="0AC819A2" w:rsidP="0AC819A2" w:rsidRDefault="0AC819A2" w14:paraId="05170DCE" w14:textId="2421155C">
      <w:pPr>
        <w:pStyle w:val="Normal"/>
        <w:spacing w:after="0"/>
        <w:ind w:left="0"/>
        <w:rPr>
          <w:rFonts w:ascii="Aptos" w:hAnsi="Aptos" w:eastAsia="Aptos" w:cs="Aptos"/>
          <w:b w:val="1"/>
          <w:bCs w:val="1"/>
        </w:rPr>
      </w:pPr>
    </w:p>
    <w:p w:rsidR="003F4340" w:rsidP="2B735445" w:rsidRDefault="69A490C9" w14:paraId="78B59413" w14:textId="157B7C2A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Calculators (Conversion Factors)</w:t>
      </w:r>
    </w:p>
    <w:p w:rsidR="003F4340" w:rsidP="2B735445" w:rsidRDefault="69A490C9" w14:paraId="335DBECB" w14:textId="3BFC6E1E">
      <w:pPr>
        <w:pStyle w:val="ListParagraph"/>
        <w:numPr>
          <w:ilvl w:val="0"/>
          <w:numId w:val="21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 to Sublingual (SL)</w:t>
      </w:r>
      <w:r w:rsidRPr="2B735445">
        <w:rPr>
          <w:rFonts w:ascii="Aptos" w:hAnsi="Aptos" w:eastAsia="Aptos" w:cs="Aptos"/>
        </w:rPr>
        <w:t xml:space="preserve">: For NPO patients. Ratio </w:t>
      </w:r>
      <w:r w:rsidRPr="2B735445">
        <w:rPr>
          <w:rFonts w:ascii="Aptos" w:hAnsi="Aptos" w:eastAsia="Aptos" w:cs="Aptos"/>
          <w:b/>
          <w:bCs/>
        </w:rPr>
        <w:t>2:1</w:t>
      </w:r>
      <w:r w:rsidRPr="2B735445">
        <w:rPr>
          <w:rFonts w:ascii="Aptos" w:hAnsi="Aptos" w:eastAsia="Aptos" w:cs="Aptos"/>
        </w:rPr>
        <w:t xml:space="preserve"> (PO Dose / 2 = SL Dose).</w:t>
      </w:r>
    </w:p>
    <w:p w:rsidR="003F4340" w:rsidP="2B735445" w:rsidRDefault="69A490C9" w14:paraId="1CB33886" w14:textId="4AE5538F">
      <w:pPr>
        <w:pStyle w:val="ListParagraph"/>
        <w:numPr>
          <w:ilvl w:val="0"/>
          <w:numId w:val="21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 xml:space="preserve">Tacrolimus IR to </w:t>
      </w:r>
      <w:r w:rsidRPr="0AC819A2" w:rsidR="69A490C9">
        <w:rPr>
          <w:rFonts w:ascii="Aptos" w:hAnsi="Aptos" w:eastAsia="Aptos" w:cs="Aptos"/>
          <w:b w:val="1"/>
          <w:bCs w:val="1"/>
        </w:rPr>
        <w:t>Envarsus</w:t>
      </w:r>
      <w:r w:rsidRPr="0AC819A2" w:rsidR="69A490C9">
        <w:rPr>
          <w:rFonts w:ascii="Aptos" w:hAnsi="Aptos" w:eastAsia="Aptos" w:cs="Aptos"/>
          <w:b w:val="1"/>
          <w:bCs w:val="1"/>
        </w:rPr>
        <w:t xml:space="preserve"> XR</w:t>
      </w:r>
      <w:r w:rsidRPr="0AC819A2" w:rsidR="69A490C9">
        <w:rPr>
          <w:rFonts w:ascii="Aptos" w:hAnsi="Aptos" w:eastAsia="Aptos" w:cs="Aptos"/>
        </w:rPr>
        <w:t xml:space="preserve">: Conversion factor </w:t>
      </w:r>
      <w:r w:rsidRPr="0AC819A2" w:rsidR="69A490C9">
        <w:rPr>
          <w:rFonts w:ascii="Aptos" w:hAnsi="Aptos" w:eastAsia="Aptos" w:cs="Aptos"/>
          <w:b w:val="1"/>
          <w:bCs w:val="1"/>
        </w:rPr>
        <w:t>0.8</w:t>
      </w:r>
      <w:r w:rsidRPr="0AC819A2" w:rsidR="69A490C9">
        <w:rPr>
          <w:rFonts w:ascii="Aptos" w:hAnsi="Aptos" w:eastAsia="Aptos" w:cs="Aptos"/>
        </w:rPr>
        <w:t xml:space="preserve"> (80% of TDD). Once Daily (AM).</w:t>
      </w:r>
    </w:p>
    <w:p w:rsidR="27D0CBB7" w:rsidP="0AC819A2" w:rsidRDefault="27D0CBB7" w14:paraId="05FB90F3" w14:textId="2F4E8727">
      <w:pPr>
        <w:pStyle w:val="ListParagraph"/>
        <w:numPr>
          <w:ilvl w:val="0"/>
          <w:numId w:val="21"/>
        </w:numPr>
        <w:spacing w:after="0"/>
        <w:rPr>
          <w:noProof w:val="0"/>
          <w:lang w:val="en-US"/>
        </w:rPr>
      </w:pPr>
      <w:r w:rsidRPr="0AC819A2" w:rsidR="27D0CBB7">
        <w:rPr>
          <w:noProof w:val="0"/>
          <w:lang w:val="en-US"/>
        </w:rPr>
        <w:t>CellCept</w:t>
      </w:r>
      <w:r w:rsidRPr="0AC819A2" w:rsidR="27D0CBB7">
        <w:rPr>
          <w:noProof w:val="0"/>
          <w:lang w:val="en-US"/>
        </w:rPr>
        <w:t xml:space="preserve">® </w:t>
      </w:r>
      <w:r w:rsidRPr="0AC819A2" w:rsidR="27D0CBB7">
        <w:rPr>
          <w:noProof w:val="0"/>
          <w:lang w:val="en-US"/>
        </w:rPr>
        <w:t>1,000 mg</w:t>
      </w:r>
      <w:r w:rsidRPr="0AC819A2" w:rsidR="27D0CBB7">
        <w:rPr>
          <w:noProof w:val="0"/>
          <w:lang w:val="en-US"/>
        </w:rPr>
        <w:t xml:space="preserve"> BID ≈ </w:t>
      </w:r>
      <w:r w:rsidRPr="0AC819A2" w:rsidR="27D0CBB7">
        <w:rPr>
          <w:noProof w:val="0"/>
          <w:lang w:val="en-US"/>
        </w:rPr>
        <w:t>Myfortic</w:t>
      </w:r>
      <w:r w:rsidRPr="0AC819A2" w:rsidR="27D0CBB7">
        <w:rPr>
          <w:noProof w:val="0"/>
          <w:lang w:val="en-US"/>
        </w:rPr>
        <w:t>® 720 mg BID, 750 ≈ 5</w:t>
      </w:r>
      <w:r w:rsidRPr="0AC819A2" w:rsidR="153CF0BF">
        <w:rPr>
          <w:noProof w:val="0"/>
          <w:lang w:val="en-US"/>
        </w:rPr>
        <w:t>4</w:t>
      </w:r>
      <w:r w:rsidRPr="0AC819A2" w:rsidR="27D0CBB7">
        <w:rPr>
          <w:noProof w:val="0"/>
          <w:lang w:val="en-US"/>
        </w:rPr>
        <w:t>0, 500 ≈ 360</w:t>
      </w:r>
      <w:r w:rsidRPr="0AC819A2" w:rsidR="02695D00">
        <w:rPr>
          <w:noProof w:val="0"/>
          <w:lang w:val="en-US"/>
        </w:rPr>
        <w:t>, 250 ≈ 180</w:t>
      </w:r>
    </w:p>
    <w:p w:rsidR="0AC819A2" w:rsidP="0AC819A2" w:rsidRDefault="0AC819A2" w14:paraId="6AB9DDBF" w14:textId="7C4FE69A">
      <w:pPr>
        <w:pStyle w:val="ListParagraph"/>
        <w:spacing w:after="0"/>
        <w:ind w:left="720"/>
        <w:rPr>
          <w:rFonts w:ascii="Aptos" w:hAnsi="Aptos" w:eastAsia="Aptos" w:cs="Aptos"/>
        </w:rPr>
      </w:pPr>
    </w:p>
    <w:p w:rsidR="003F4340" w:rsidRDefault="003F4340" w14:paraId="6CB7E7C2" w14:textId="6791C783"/>
    <w:p w:rsidR="003F4340" w:rsidP="2B735445" w:rsidRDefault="69A490C9" w14:paraId="7DE42EA9" w14:textId="4F3E6C23">
      <w:pPr>
        <w:pStyle w:val="Heading2"/>
        <w:spacing w:before="299" w:after="299"/>
      </w:pPr>
      <w:r w:rsidRPr="1028A471" w:rsidR="69A490C9">
        <w:rPr>
          <w:rFonts w:ascii="Aptos" w:hAnsi="Aptos" w:eastAsia="Aptos" w:cs="Aptos"/>
          <w:b w:val="1"/>
          <w:bCs w:val="1"/>
          <w:sz w:val="36"/>
          <w:szCs w:val="36"/>
        </w:rPr>
        <w:t>5. Graft Dysfunction</w:t>
      </w:r>
    </w:p>
    <w:p w:rsidR="003F4340" w:rsidP="2B735445" w:rsidRDefault="69A490C9" w14:paraId="5EDA2860" w14:textId="5C2C2FAA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Delayed Graft Function (DGF)</w:t>
      </w:r>
    </w:p>
    <w:p w:rsidR="003F4340" w:rsidP="2B735445" w:rsidRDefault="69A490C9" w14:paraId="028839FC" w14:textId="52C8E2C3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Rao PS et al.; CCF Care Path</w:t>
      </w:r>
    </w:p>
    <w:p w:rsidR="003F4340" w:rsidP="2B735445" w:rsidRDefault="69A490C9" w14:paraId="3E87AC3D" w14:textId="079D84B7">
      <w:pPr>
        <w:pStyle w:val="ListParagraph"/>
        <w:numPr>
          <w:ilvl w:val="0"/>
          <w:numId w:val="20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  <w:b w:val="1"/>
          <w:bCs w:val="1"/>
        </w:rPr>
        <w:t>Definition</w:t>
      </w:r>
      <w:r w:rsidRPr="7A624C93" w:rsidR="69A490C9">
        <w:rPr>
          <w:rFonts w:ascii="Aptos" w:hAnsi="Aptos" w:eastAsia="Aptos" w:cs="Aptos"/>
        </w:rPr>
        <w:t xml:space="preserve">: Requirement for dialysis within the first 7 </w:t>
      </w:r>
      <w:r w:rsidRPr="7A624C93" w:rsidR="665947E9">
        <w:rPr>
          <w:rFonts w:ascii="Aptos" w:hAnsi="Aptos" w:eastAsia="Aptos" w:cs="Aptos"/>
        </w:rPr>
        <w:t>days of</w:t>
      </w:r>
      <w:r w:rsidRPr="7A624C93" w:rsidR="69A490C9">
        <w:rPr>
          <w:rFonts w:ascii="Aptos" w:hAnsi="Aptos" w:eastAsia="Aptos" w:cs="Aptos"/>
        </w:rPr>
        <w:t xml:space="preserve"> post-transplant.</w:t>
      </w:r>
    </w:p>
    <w:p w:rsidR="003F4340" w:rsidP="2B735445" w:rsidRDefault="69A490C9" w14:paraId="752ABF5D" w14:textId="7EA091CE">
      <w:pPr>
        <w:pStyle w:val="ListParagraph"/>
        <w:numPr>
          <w:ilvl w:val="0"/>
          <w:numId w:val="20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Risk Factors</w:t>
      </w:r>
      <w:r w:rsidRPr="2B735445">
        <w:rPr>
          <w:rFonts w:ascii="Aptos" w:hAnsi="Aptos" w:eastAsia="Aptos" w:cs="Aptos"/>
        </w:rPr>
        <w:t>: DCD Donor (Warm Ischemia), Cold Ischemia Time &gt; 24h, High KDPI, High BMI.</w:t>
      </w:r>
    </w:p>
    <w:p w:rsidR="003F4340" w:rsidP="2B735445" w:rsidRDefault="69A490C9" w14:paraId="468809A1" w14:textId="4CABFC63">
      <w:pPr>
        <w:pStyle w:val="ListParagraph"/>
        <w:numPr>
          <w:ilvl w:val="0"/>
          <w:numId w:val="20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  <w:b w:val="1"/>
          <w:bCs w:val="1"/>
        </w:rPr>
        <w:t>Management</w:t>
      </w:r>
      <w:r w:rsidRPr="1028A471" w:rsidR="69A490C9">
        <w:rPr>
          <w:rFonts w:ascii="Aptos" w:hAnsi="Aptos" w:eastAsia="Aptos" w:cs="Aptos"/>
        </w:rPr>
        <w:t xml:space="preserve">: Avoid Hypotension, </w:t>
      </w:r>
      <w:r w:rsidRPr="1028A471" w:rsidR="16B0D81C">
        <w:rPr>
          <w:rFonts w:ascii="Aptos" w:hAnsi="Aptos" w:eastAsia="Aptos" w:cs="Aptos"/>
        </w:rPr>
        <w:t>adjust</w:t>
      </w:r>
      <w:r w:rsidRPr="1028A471" w:rsidR="69A490C9">
        <w:rPr>
          <w:rFonts w:ascii="Aptos" w:hAnsi="Aptos" w:eastAsia="Aptos" w:cs="Aptos"/>
        </w:rPr>
        <w:t xml:space="preserve"> meds (Hold </w:t>
      </w:r>
      <w:r w:rsidRPr="1028A471" w:rsidR="69A490C9">
        <w:rPr>
          <w:rFonts w:ascii="Aptos" w:hAnsi="Aptos" w:eastAsia="Aptos" w:cs="Aptos"/>
        </w:rPr>
        <w:t>ACEi</w:t>
      </w:r>
      <w:r w:rsidRPr="1028A471" w:rsidR="69A490C9">
        <w:rPr>
          <w:rFonts w:ascii="Aptos" w:hAnsi="Aptos" w:eastAsia="Aptos" w:cs="Aptos"/>
        </w:rPr>
        <w:t xml:space="preserve">), </w:t>
      </w:r>
      <w:r w:rsidRPr="1028A471" w:rsidR="69A490C9">
        <w:rPr>
          <w:rFonts w:ascii="Aptos" w:hAnsi="Aptos" w:eastAsia="Aptos" w:cs="Aptos"/>
          <w:b w:val="1"/>
          <w:bCs w:val="1"/>
        </w:rPr>
        <w:t>Biopsy</w:t>
      </w:r>
      <w:r w:rsidRPr="1028A471" w:rsidR="69A490C9">
        <w:rPr>
          <w:rFonts w:ascii="Aptos" w:hAnsi="Aptos" w:eastAsia="Aptos" w:cs="Aptos"/>
        </w:rPr>
        <w:t xml:space="preserve"> if no recovery by Day 7-14 to rule out rejection.</w:t>
      </w:r>
      <w:r w:rsidRPr="1028A471" w:rsidR="37A24E59">
        <w:rPr>
          <w:rFonts w:ascii="Aptos" w:hAnsi="Aptos" w:eastAsia="Aptos" w:cs="Aptos"/>
        </w:rPr>
        <w:t xml:space="preserve"> Consider Belatacept conversion.</w:t>
      </w:r>
    </w:p>
    <w:p w:rsidR="003F4340" w:rsidP="7A624C93" w:rsidRDefault="69A490C9" w14:paraId="7005991D" w14:textId="49DDAF2B" w14:noSpellErr="1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commentRangeStart w:id="11"/>
      <w:commentRangeStart w:id="1593364418"/>
      <w:r w:rsidRPr="0AC819A2" w:rsidR="69A490C9">
        <w:rPr>
          <w:rFonts w:ascii="Aptos" w:hAnsi="Aptos" w:eastAsia="Aptos" w:cs="Aptos"/>
          <w:b w:val="1"/>
          <w:bCs w:val="1"/>
        </w:rPr>
        <w:t>TCMR (T-Cell Mediated Rejection)</w:t>
      </w:r>
      <w:commentRangeEnd w:id="11"/>
      <w:r>
        <w:rPr>
          <w:rStyle w:val="CommentReference"/>
        </w:rPr>
        <w:commentReference w:id="11"/>
      </w:r>
      <w:commentRangeEnd w:id="1593364418"/>
      <w:r>
        <w:rPr>
          <w:rStyle w:val="CommentReference"/>
        </w:rPr>
        <w:commentReference w:id="1593364418"/>
      </w:r>
    </w:p>
    <w:p w:rsidR="1DEDFF51" w:rsidP="0AC819A2" w:rsidRDefault="1DEDFF51" w14:paraId="11BD2922" w14:textId="1F592ACB">
      <w:pPr>
        <w:pStyle w:val="ListParagraph"/>
        <w:numPr>
          <w:ilvl w:val="0"/>
          <w:numId w:val="19"/>
        </w:numPr>
        <w:spacing w:after="0"/>
        <w:rPr>
          <w:rFonts w:ascii="Aptos" w:hAnsi="Aptos" w:eastAsia="Aptos" w:cs="Aptos"/>
        </w:rPr>
      </w:pPr>
      <w:r w:rsidRPr="0AC819A2" w:rsidR="1DEDFF51">
        <w:rPr>
          <w:rFonts w:ascii="Aptos" w:hAnsi="Aptos" w:eastAsia="Aptos" w:cs="Aptos"/>
        </w:rPr>
        <w:t xml:space="preserve">T-Cell Mediated Rejection is characterized by the infiltration of the allograft by </w:t>
      </w:r>
      <w:r w:rsidRPr="0AC819A2" w:rsidR="1DEDFF51">
        <w:rPr>
          <w:rFonts w:ascii="Aptos" w:hAnsi="Aptos" w:eastAsia="Aptos" w:cs="Aptos"/>
        </w:rPr>
        <w:t>host</w:t>
      </w:r>
      <w:r w:rsidRPr="0AC819A2" w:rsidR="1DEDFF51">
        <w:rPr>
          <w:rFonts w:ascii="Aptos" w:hAnsi="Aptos" w:eastAsia="Aptos" w:cs="Aptos"/>
        </w:rPr>
        <w:t xml:space="preserve"> T-lymphocytes and other mononuclear cells, leading to tubulointerstitial and/or vascular injury. It is categorized by the location and severity of the inflammation:</w:t>
      </w:r>
    </w:p>
    <w:p w:rsidR="1DEDFF51" w:rsidP="0AC819A2" w:rsidRDefault="1DEDFF51" w14:paraId="707F428E" w14:textId="20F493BE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1DEDFF51">
        <w:rPr>
          <w:noProof w:val="0"/>
          <w:lang w:val="en-US"/>
        </w:rPr>
        <w:t>Tubulointerstitial: Involves inflammation of the interstitial space (</w:t>
      </w:r>
      <w:r w:rsidRPr="0AC819A2" w:rsidR="1DEDFF51">
        <w:rPr>
          <w:noProof w:val="0"/>
          <w:lang w:val="en-US"/>
        </w:rPr>
        <w:t>i</w:t>
      </w:r>
      <w:r w:rsidRPr="0AC819A2" w:rsidR="1DEDFF51">
        <w:rPr>
          <w:noProof w:val="0"/>
          <w:lang w:val="en-US"/>
        </w:rPr>
        <w:t xml:space="preserve">-score) and the invasion of the tubular epithelium (t-score, known as </w:t>
      </w:r>
      <w:r w:rsidRPr="0AC819A2" w:rsidR="1DEDFF51">
        <w:rPr>
          <w:noProof w:val="0"/>
          <w:lang w:val="en-US"/>
        </w:rPr>
        <w:t>tubulitis</w:t>
      </w:r>
      <w:r w:rsidRPr="0AC819A2" w:rsidR="1DEDFF51">
        <w:rPr>
          <w:noProof w:val="0"/>
          <w:lang w:val="en-US"/>
        </w:rPr>
        <w:t>).</w:t>
      </w:r>
    </w:p>
    <w:p w:rsidR="1DEDFF51" w:rsidP="0AC819A2" w:rsidRDefault="1DEDFF51" w14:paraId="6BD8D90B" w14:textId="580D1598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1DEDFF51">
        <w:rPr>
          <w:noProof w:val="0"/>
          <w:lang w:val="en-US"/>
        </w:rPr>
        <w:t>Vascular (</w:t>
      </w:r>
      <w:r w:rsidRPr="0AC819A2" w:rsidR="1DEDFF51">
        <w:rPr>
          <w:noProof w:val="0"/>
          <w:lang w:val="en-US"/>
        </w:rPr>
        <w:t>Endothelialitis</w:t>
      </w:r>
      <w:r w:rsidRPr="0AC819A2" w:rsidR="1DEDFF51">
        <w:rPr>
          <w:noProof w:val="0"/>
          <w:lang w:val="en-US"/>
        </w:rPr>
        <w:t>): Characterized by subendothelial mononuclear cell infiltration within the arterial wall (v-score), which is a sign of more severe rejection.</w:t>
      </w:r>
    </w:p>
    <w:p w:rsidR="1DEDFF51" w:rsidP="0AC819A2" w:rsidRDefault="1DEDFF51" w14:paraId="3E2E9F9C" w14:textId="429B763A">
      <w:pPr>
        <w:pStyle w:val="ListParagraph"/>
        <w:numPr>
          <w:ilvl w:val="1"/>
          <w:numId w:val="19"/>
        </w:numPr>
        <w:rPr>
          <w:noProof w:val="0"/>
          <w:lang w:val="en-US"/>
        </w:rPr>
      </w:pPr>
      <w:r w:rsidRPr="0AC819A2" w:rsidR="1DEDFF51">
        <w:rPr>
          <w:noProof w:val="0"/>
          <w:lang w:val="en-US"/>
        </w:rPr>
        <w:t>Chronic Active: A newer focus in Banff 2022 is Chronic Active TCMR (CA TCMR), which involves inflammation in areas of interstitial fibrosis and tubular atrophy (</w:t>
      </w:r>
      <w:r w:rsidRPr="0AC819A2" w:rsidR="1DEDFF51">
        <w:rPr>
          <w:noProof w:val="0"/>
          <w:lang w:val="en-US"/>
        </w:rPr>
        <w:t>i</w:t>
      </w:r>
      <w:r w:rsidRPr="0AC819A2" w:rsidR="1DEDFF51">
        <w:rPr>
          <w:noProof w:val="0"/>
          <w:lang w:val="en-US"/>
        </w:rPr>
        <w:t>-IFTA).</w:t>
      </w:r>
    </w:p>
    <w:p w:rsidR="0AC819A2" w:rsidP="0AC819A2" w:rsidRDefault="0AC819A2" w14:paraId="65ED6B3D" w14:textId="64F92EBB">
      <w:pPr>
        <w:pStyle w:val="ListParagraph"/>
        <w:ind w:left="1440"/>
        <w:rPr>
          <w:noProof w:val="0"/>
          <w:lang w:val="en-US"/>
        </w:rPr>
      </w:pPr>
    </w:p>
    <w:p w:rsidR="6FABF943" w:rsidP="0AC819A2" w:rsidRDefault="6FABF943" w14:paraId="18DD8B94" w14:textId="617CE00F">
      <w:pPr>
        <w:pStyle w:val="ListParagraph"/>
        <w:numPr>
          <w:ilvl w:val="0"/>
          <w:numId w:val="19"/>
        </w:numPr>
        <w:rPr>
          <w:b w:val="1"/>
          <w:bCs w:val="1"/>
          <w:noProof w:val="0"/>
          <w:lang w:val="en-US"/>
        </w:rPr>
      </w:pPr>
      <w:r w:rsidRPr="0AC819A2" w:rsidR="6FABF943">
        <w:rPr>
          <w:b w:val="1"/>
          <w:bCs w:val="1"/>
          <w:noProof w:val="0"/>
          <w:lang w:val="en-US"/>
        </w:rPr>
        <w:t>Categories of TCMR:</w:t>
      </w:r>
    </w:p>
    <w:p w:rsidR="6FABF943" w:rsidP="0AC819A2" w:rsidRDefault="6FABF943" w14:paraId="1C132209" w14:textId="3C35EE6D">
      <w:pPr>
        <w:pStyle w:val="ListParagraph"/>
        <w:numPr>
          <w:ilvl w:val="1"/>
          <w:numId w:val="19"/>
        </w:numPr>
        <w:rPr>
          <w:noProof w:val="0"/>
          <w:lang w:val="en-US"/>
        </w:rPr>
      </w:pPr>
      <w:r w:rsidRPr="0AC819A2" w:rsidR="6FABF943">
        <w:rPr>
          <w:b w:val="1"/>
          <w:bCs w:val="1"/>
          <w:noProof w:val="0"/>
          <w:lang w:val="en-US"/>
        </w:rPr>
        <w:t>Borderline:</w:t>
      </w:r>
      <w:r w:rsidRPr="0AC819A2" w:rsidR="6FABF943">
        <w:rPr>
          <w:noProof w:val="0"/>
          <w:lang w:val="en-US"/>
        </w:rPr>
        <w:t xml:space="preserve"> Interstitial inflammation involving 10%–25% of the unscarred parenchyma (</w:t>
      </w:r>
      <w:r w:rsidRPr="0AC819A2" w:rsidR="6FABF943">
        <w:rPr>
          <w:b w:val="1"/>
          <w:bCs w:val="1"/>
          <w:noProof w:val="0"/>
          <w:lang w:val="en-US"/>
        </w:rPr>
        <w:t>i1</w:t>
      </w:r>
      <w:r w:rsidRPr="0AC819A2" w:rsidR="6FABF943">
        <w:rPr>
          <w:noProof w:val="0"/>
          <w:lang w:val="en-US"/>
        </w:rPr>
        <w:t xml:space="preserve">) with at least mild </w:t>
      </w:r>
      <w:r w:rsidRPr="0AC819A2" w:rsidR="6FABF943">
        <w:rPr>
          <w:noProof w:val="0"/>
          <w:lang w:val="en-US"/>
        </w:rPr>
        <w:t>tubulitis</w:t>
      </w:r>
      <w:r w:rsidRPr="0AC819A2" w:rsidR="6FABF943">
        <w:rPr>
          <w:noProof w:val="0"/>
          <w:lang w:val="en-US"/>
        </w:rPr>
        <w:t xml:space="preserve"> (</w:t>
      </w:r>
      <w:r w:rsidRPr="0AC819A2" w:rsidR="6FABF943">
        <w:rPr>
          <w:b w:val="1"/>
          <w:bCs w:val="1"/>
          <w:noProof w:val="0"/>
          <w:lang w:val="en-US"/>
        </w:rPr>
        <w:t>t1, t2, or t3</w:t>
      </w:r>
      <w:r w:rsidRPr="0AC819A2" w:rsidR="6FABF943">
        <w:rPr>
          <w:noProof w:val="0"/>
          <w:lang w:val="en-US"/>
        </w:rPr>
        <w:t>).</w:t>
      </w:r>
    </w:p>
    <w:p w:rsidR="6FABF943" w:rsidP="0AC819A2" w:rsidRDefault="6FABF943" w14:paraId="3808E0ED" w14:textId="59C25AE7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6FABF943">
        <w:rPr>
          <w:b w:val="1"/>
          <w:bCs w:val="1"/>
          <w:noProof w:val="0"/>
          <w:lang w:val="en-US"/>
        </w:rPr>
        <w:t>Grade IA:</w:t>
      </w:r>
      <w:r w:rsidRPr="0AC819A2" w:rsidR="6FABF943">
        <w:rPr>
          <w:noProof w:val="0"/>
          <w:lang w:val="en-US"/>
        </w:rPr>
        <w:t xml:space="preserve"> Interstitial inflammation &gt;25% (</w:t>
      </w:r>
      <w:r w:rsidRPr="0AC819A2" w:rsidR="6FABF943">
        <w:rPr>
          <w:b w:val="1"/>
          <w:bCs w:val="1"/>
          <w:noProof w:val="0"/>
          <w:lang w:val="en-US"/>
        </w:rPr>
        <w:t>i2 or i3</w:t>
      </w:r>
      <w:r w:rsidRPr="0AC819A2" w:rsidR="6FABF943">
        <w:rPr>
          <w:noProof w:val="0"/>
          <w:lang w:val="en-US"/>
        </w:rPr>
        <w:t xml:space="preserve">) and moderate </w:t>
      </w:r>
      <w:r w:rsidRPr="0AC819A2" w:rsidR="6FABF943">
        <w:rPr>
          <w:noProof w:val="0"/>
          <w:lang w:val="en-US"/>
        </w:rPr>
        <w:t>tubulitis</w:t>
      </w:r>
      <w:r w:rsidRPr="0AC819A2" w:rsidR="6FABF943">
        <w:rPr>
          <w:noProof w:val="0"/>
          <w:lang w:val="en-US"/>
        </w:rPr>
        <w:t xml:space="preserve"> (</w:t>
      </w:r>
      <w:r w:rsidRPr="0AC819A2" w:rsidR="6FABF943">
        <w:rPr>
          <w:b w:val="1"/>
          <w:bCs w:val="1"/>
          <w:noProof w:val="0"/>
          <w:lang w:val="en-US"/>
        </w:rPr>
        <w:t>t2</w:t>
      </w:r>
      <w:r w:rsidRPr="0AC819A2" w:rsidR="6FABF943">
        <w:rPr>
          <w:noProof w:val="0"/>
          <w:lang w:val="en-US"/>
        </w:rPr>
        <w:t>: 5–10 cells per tubular cross-section).</w:t>
      </w:r>
    </w:p>
    <w:p w:rsidR="6FABF943" w:rsidP="0AC819A2" w:rsidRDefault="6FABF943" w14:paraId="3783398F" w14:textId="2FC09C9B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6FABF943">
        <w:rPr>
          <w:b w:val="1"/>
          <w:bCs w:val="1"/>
          <w:noProof w:val="0"/>
          <w:lang w:val="en-US"/>
        </w:rPr>
        <w:t>Grade IB:</w:t>
      </w:r>
      <w:r w:rsidRPr="0AC819A2" w:rsidR="6FABF943">
        <w:rPr>
          <w:noProof w:val="0"/>
          <w:lang w:val="en-US"/>
        </w:rPr>
        <w:t xml:space="preserve"> Interstitial inflammation &gt;25% (</w:t>
      </w:r>
      <w:r w:rsidRPr="0AC819A2" w:rsidR="6FABF943">
        <w:rPr>
          <w:b w:val="1"/>
          <w:bCs w:val="1"/>
          <w:noProof w:val="0"/>
          <w:lang w:val="en-US"/>
        </w:rPr>
        <w:t>i2 or i3</w:t>
      </w:r>
      <w:r w:rsidRPr="0AC819A2" w:rsidR="6FABF943">
        <w:rPr>
          <w:noProof w:val="0"/>
          <w:lang w:val="en-US"/>
        </w:rPr>
        <w:t xml:space="preserve">) and severe </w:t>
      </w:r>
      <w:r w:rsidRPr="0AC819A2" w:rsidR="6FABF943">
        <w:rPr>
          <w:noProof w:val="0"/>
          <w:lang w:val="en-US"/>
        </w:rPr>
        <w:t>tubulitis</w:t>
      </w:r>
      <w:r w:rsidRPr="0AC819A2" w:rsidR="6FABF943">
        <w:rPr>
          <w:noProof w:val="0"/>
          <w:lang w:val="en-US"/>
        </w:rPr>
        <w:t xml:space="preserve"> (</w:t>
      </w:r>
      <w:r w:rsidRPr="0AC819A2" w:rsidR="6FABF943">
        <w:rPr>
          <w:b w:val="1"/>
          <w:bCs w:val="1"/>
          <w:noProof w:val="0"/>
          <w:lang w:val="en-US"/>
        </w:rPr>
        <w:t>t3</w:t>
      </w:r>
      <w:r w:rsidRPr="0AC819A2" w:rsidR="6FABF943">
        <w:rPr>
          <w:noProof w:val="0"/>
          <w:lang w:val="en-US"/>
        </w:rPr>
        <w:t>: &gt;10 cells per tubular cross-section).</w:t>
      </w:r>
    </w:p>
    <w:p w:rsidR="6FABF943" w:rsidP="0AC819A2" w:rsidRDefault="6FABF943" w14:paraId="22996471" w14:textId="24475FB6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6FABF943">
        <w:rPr>
          <w:b w:val="1"/>
          <w:bCs w:val="1"/>
          <w:noProof w:val="0"/>
          <w:lang w:val="en-US"/>
        </w:rPr>
        <w:t>Grade IIA/B (Vascular):</w:t>
      </w:r>
      <w:r w:rsidRPr="0AC819A2" w:rsidR="6FABF943">
        <w:rPr>
          <w:noProof w:val="0"/>
          <w:lang w:val="en-US"/>
        </w:rPr>
        <w:t xml:space="preserve"> Mild-to-moderate (</w:t>
      </w:r>
      <w:r w:rsidRPr="0AC819A2" w:rsidR="6FABF943">
        <w:rPr>
          <w:b w:val="1"/>
          <w:bCs w:val="1"/>
          <w:noProof w:val="0"/>
          <w:lang w:val="en-US"/>
        </w:rPr>
        <w:t>v1</w:t>
      </w:r>
      <w:r w:rsidRPr="0AC819A2" w:rsidR="6FABF943">
        <w:rPr>
          <w:noProof w:val="0"/>
          <w:lang w:val="en-US"/>
        </w:rPr>
        <w:t>) or severe (</w:t>
      </w:r>
      <w:r w:rsidRPr="0AC819A2" w:rsidR="6FABF943">
        <w:rPr>
          <w:b w:val="1"/>
          <w:bCs w:val="1"/>
          <w:noProof w:val="0"/>
          <w:lang w:val="en-US"/>
        </w:rPr>
        <w:t>v2</w:t>
      </w:r>
      <w:r w:rsidRPr="0AC819A2" w:rsidR="6FABF943">
        <w:rPr>
          <w:noProof w:val="0"/>
          <w:lang w:val="en-US"/>
        </w:rPr>
        <w:t>) intimal arteritis in one or more arterial cross-sections.</w:t>
      </w:r>
    </w:p>
    <w:p w:rsidR="6FABF943" w:rsidP="0AC819A2" w:rsidRDefault="6FABF943" w14:paraId="6D08338F" w14:textId="29D61499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6FABF943">
        <w:rPr>
          <w:b w:val="1"/>
          <w:bCs w:val="1"/>
          <w:noProof w:val="0"/>
          <w:lang w:val="en-US"/>
        </w:rPr>
        <w:t>Grade III:</w:t>
      </w:r>
      <w:r w:rsidRPr="0AC819A2" w:rsidR="6FABF943">
        <w:rPr>
          <w:noProof w:val="0"/>
          <w:lang w:val="en-US"/>
        </w:rPr>
        <w:t xml:space="preserve"> Transmural arteritis and/or fibrinoid change and medial smooth muscle necrosis (</w:t>
      </w:r>
      <w:r w:rsidRPr="0AC819A2" w:rsidR="6FABF943">
        <w:rPr>
          <w:b w:val="1"/>
          <w:bCs w:val="1"/>
          <w:noProof w:val="0"/>
          <w:lang w:val="en-US"/>
        </w:rPr>
        <w:t>v3</w:t>
      </w:r>
      <w:r w:rsidRPr="0AC819A2" w:rsidR="6FABF943">
        <w:rPr>
          <w:noProof w:val="0"/>
          <w:lang w:val="en-US"/>
        </w:rPr>
        <w:t>).</w:t>
      </w:r>
    </w:p>
    <w:p w:rsidR="0AC819A2" w:rsidP="0AC819A2" w:rsidRDefault="0AC819A2" w14:paraId="4DBB1E9D" w14:textId="2403A346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</w:p>
    <w:p w:rsidR="1BA7292E" w:rsidP="0AC819A2" w:rsidRDefault="1BA7292E" w14:paraId="61066B4F" w14:textId="2855335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1BA7292E">
        <w:rPr>
          <w:noProof w:val="0"/>
          <w:lang w:val="en-US"/>
        </w:rPr>
        <w:t>Treatment per CCF:</w:t>
      </w:r>
    </w:p>
    <w:p w:rsidR="003F4340" w:rsidP="0AC819A2" w:rsidRDefault="69A490C9" w14:paraId="56AE3128" w14:textId="678EBD26">
      <w:pPr>
        <w:pStyle w:val="ListParagraph"/>
        <w:numPr>
          <w:ilvl w:val="1"/>
          <w:numId w:val="19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Borderline/IA</w:t>
      </w:r>
      <w:r w:rsidRPr="0AC819A2" w:rsidR="69A490C9">
        <w:rPr>
          <w:rFonts w:ascii="Aptos" w:hAnsi="Aptos" w:eastAsia="Aptos" w:cs="Aptos"/>
        </w:rPr>
        <w:t>: Pulse Solumedrol</w:t>
      </w:r>
      <w:r w:rsidRPr="0AC819A2" w:rsidR="69A490C9">
        <w:rPr>
          <w:rFonts w:ascii="Aptos" w:hAnsi="Aptos" w:eastAsia="Aptos" w:cs="Aptos"/>
        </w:rPr>
        <w:t xml:space="preserve"> </w:t>
      </w:r>
      <w:r w:rsidRPr="0AC819A2" w:rsidR="69A490C9">
        <w:rPr>
          <w:rFonts w:ascii="Aptos" w:hAnsi="Aptos" w:eastAsia="Aptos" w:cs="Aptos"/>
        </w:rPr>
        <w:t>500m</w:t>
      </w:r>
      <w:r w:rsidRPr="0AC819A2" w:rsidR="69A490C9">
        <w:rPr>
          <w:rFonts w:ascii="Aptos" w:hAnsi="Aptos" w:eastAsia="Aptos" w:cs="Aptos"/>
        </w:rPr>
        <w:t>g</w:t>
      </w:r>
      <w:r w:rsidRPr="0AC819A2" w:rsidR="69A490C9">
        <w:rPr>
          <w:rFonts w:ascii="Aptos" w:hAnsi="Aptos" w:eastAsia="Aptos" w:cs="Aptos"/>
        </w:rPr>
        <w:t xml:space="preserve"> x 3.</w:t>
      </w:r>
    </w:p>
    <w:p w:rsidR="003F4340" w:rsidP="0AC819A2" w:rsidRDefault="69A490C9" w14:paraId="788A3365" w14:textId="45869994">
      <w:pPr>
        <w:pStyle w:val="ListParagraph"/>
        <w:numPr>
          <w:ilvl w:val="1"/>
          <w:numId w:val="19"/>
        </w:numPr>
        <w:spacing w:after="0"/>
        <w:rPr>
          <w:rFonts w:ascii="Aptos" w:hAnsi="Aptos" w:eastAsia="Aptos" w:cs="Aptos"/>
        </w:rPr>
      </w:pPr>
      <w:r w:rsidRPr="0AC819A2" w:rsidR="0A285413">
        <w:rPr>
          <w:rFonts w:ascii="Aptos" w:hAnsi="Aptos" w:eastAsia="Aptos" w:cs="Aptos"/>
          <w:b w:val="1"/>
          <w:bCs w:val="1"/>
          <w:color w:val="FF0000"/>
        </w:rPr>
        <w:t>IB/</w:t>
      </w:r>
      <w:r w:rsidRPr="0AC819A2" w:rsidR="69A490C9">
        <w:rPr>
          <w:rFonts w:ascii="Aptos" w:hAnsi="Aptos" w:eastAsia="Aptos" w:cs="Aptos"/>
          <w:b w:val="1"/>
          <w:bCs w:val="1"/>
          <w:color w:val="FF0000"/>
        </w:rPr>
        <w:t>II/III</w:t>
      </w:r>
      <w:r w:rsidRPr="0AC819A2" w:rsidR="69A490C9">
        <w:rPr>
          <w:rFonts w:ascii="Aptos" w:hAnsi="Aptos" w:eastAsia="Aptos" w:cs="Aptos"/>
          <w:color w:val="FF0000"/>
        </w:rPr>
        <w:t>:</w:t>
      </w:r>
      <w:r w:rsidRPr="0AC819A2" w:rsidR="69A490C9">
        <w:rPr>
          <w:rFonts w:ascii="Aptos" w:hAnsi="Aptos" w:eastAsia="Aptos" w:cs="Aptos"/>
        </w:rPr>
        <w:t xml:space="preserve"> Thymoglobulin 1.5 mg/kg/day (Target 4-7 mg/kg total).</w:t>
      </w:r>
    </w:p>
    <w:p w:rsidR="003F4340" w:rsidP="0AC819A2" w:rsidRDefault="69A490C9" w14:paraId="6CDCABED" w14:textId="32A61E70">
      <w:pPr>
        <w:pStyle w:val="ListParagraph"/>
        <w:numPr>
          <w:ilvl w:val="1"/>
          <w:numId w:val="19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</w:rPr>
        <w:t>Followed by Oral Steroid Taper.</w:t>
      </w:r>
    </w:p>
    <w:p w:rsidR="69A490C9" w:rsidP="0AC819A2" w:rsidRDefault="69A490C9" w14:paraId="129F884F" w14:textId="1C12FAB9">
      <w:pPr>
        <w:pStyle w:val="Heading3"/>
        <w:spacing w:before="281" w:after="281"/>
      </w:pPr>
      <w:r w:rsidRPr="0AC819A2" w:rsidR="69A490C9">
        <w:rPr>
          <w:rFonts w:ascii="Aptos" w:hAnsi="Aptos" w:eastAsia="Aptos" w:cs="Aptos"/>
          <w:b w:val="1"/>
          <w:bCs w:val="1"/>
        </w:rPr>
        <w:t>ABMR (Antibody Mediated Rejection)</w:t>
      </w:r>
    </w:p>
    <w:p w:rsidR="5FD24B6C" w:rsidP="0AC819A2" w:rsidRDefault="5FD24B6C" w14:paraId="2BD7B551" w14:textId="0CD7807D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</w:rPr>
      </w:pPr>
      <w:r w:rsidRPr="0AC819A2" w:rsidR="5FD24B6C">
        <w:rPr>
          <w:noProof w:val="0"/>
          <w:lang w:val="en-US"/>
        </w:rPr>
        <w:t>ABMR is an immune response where host antibodies (typically anti-HLA donor-specific antibodies) target the graft's vascular endothelium. This triggers a cascade of complement activation and recruitment of innate immune cells (NK cells, neutrophils, and macrophages) into the microvasculature.</w:t>
      </w:r>
    </w:p>
    <w:p w:rsidR="5FD24B6C" w:rsidP="0AC819A2" w:rsidRDefault="5FD24B6C" w14:paraId="5AF717B7" w14:textId="733265C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5FD24B6C">
        <w:rPr>
          <w:noProof w:val="0"/>
          <w:lang w:val="en-US"/>
        </w:rPr>
        <w:t xml:space="preserve">Unlike TCMR, which focuses on the tubules and interstitium, ABMR is primarily a </w:t>
      </w:r>
      <w:r w:rsidRPr="0AC819A2" w:rsidR="5FD24B6C">
        <w:rPr>
          <w:b w:val="1"/>
          <w:bCs w:val="1"/>
          <w:noProof w:val="0"/>
          <w:lang w:val="en-US"/>
        </w:rPr>
        <w:t>vascular and endothelial disease</w:t>
      </w:r>
      <w:r w:rsidRPr="0AC819A2" w:rsidR="5FD24B6C">
        <w:rPr>
          <w:noProof w:val="0"/>
          <w:lang w:val="en-US"/>
        </w:rPr>
        <w:t>.</w:t>
      </w:r>
    </w:p>
    <w:p w:rsidR="0AC819A2" w:rsidP="0AC819A2" w:rsidRDefault="0AC819A2" w14:paraId="4F66484F" w14:textId="7C3E9127">
      <w:pPr>
        <w:pStyle w:val="ListParagraph"/>
        <w:spacing w:after="0"/>
        <w:ind w:left="720"/>
        <w:rPr>
          <w:rFonts w:ascii="Aptos" w:hAnsi="Aptos" w:eastAsia="Aptos" w:cs="Aptos"/>
        </w:rPr>
      </w:pPr>
    </w:p>
    <w:p w:rsidR="5FD24B6C" w:rsidP="0AC819A2" w:rsidRDefault="5FD24B6C" w14:paraId="5191F26B" w14:textId="2421D649">
      <w:pPr>
        <w:spacing w:before="240" w:beforeAutospacing="off" w:after="240" w:afterAutospacing="off"/>
      </w:pP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a definitive diagnosis of </w:t>
      </w: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ABMR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>, the Banff classification generally requires evidence from three "pillars":</w:t>
      </w:r>
    </w:p>
    <w:p w:rsidR="5FD24B6C" w:rsidP="0AC819A2" w:rsidRDefault="5FD24B6C" w14:paraId="6AB7F3B7" w14:textId="67252677">
      <w:pPr>
        <w:pStyle w:val="Heading4"/>
        <w:spacing w:before="319" w:beforeAutospacing="off" w:after="319" w:afterAutospacing="off"/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Morphologic Evidence of Acute Tissue Injury</w:t>
      </w:r>
    </w:p>
    <w:p w:rsidR="5FD24B6C" w:rsidP="0AC819A2" w:rsidRDefault="5FD24B6C" w14:paraId="288623BD" w14:textId="0CA74CE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Microvascular Inflammation (MVI):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Defined as </w:t>
      </w: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 &gt; 0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(glomerulitis) and/or </w:t>
      </w: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ptc &gt; 0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(peritubular capillaritis).</w:t>
      </w:r>
    </w:p>
    <w:p w:rsidR="5FD24B6C" w:rsidP="0AC819A2" w:rsidRDefault="5FD24B6C" w14:paraId="4825FC10" w14:textId="701BC80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Intimal or Transmural Arteritis (v &gt; 0):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While also a feature of TCMR, it can be the primary manifestation of ABMR.</w:t>
      </w:r>
    </w:p>
    <w:p w:rsidR="5FD24B6C" w:rsidP="0AC819A2" w:rsidRDefault="5FD24B6C" w14:paraId="469C41EA" w14:textId="41D6BC9F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Acute Thrombotic Microangiopathy (TMA):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absence of other causes (like CNI toxicity or HUS).</w:t>
      </w:r>
    </w:p>
    <w:p w:rsidR="5FD24B6C" w:rsidP="0AC819A2" w:rsidRDefault="5FD24B6C" w14:paraId="1BEB622F" w14:textId="200AC1B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Acute Tubular Injury (ATI):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absence of other apparent causes.</w:t>
      </w:r>
    </w:p>
    <w:p w:rsidR="5FD24B6C" w:rsidP="0AC819A2" w:rsidRDefault="5FD24B6C" w14:paraId="209D663E" w14:textId="6B54D21A">
      <w:pPr>
        <w:pStyle w:val="Heading4"/>
        <w:spacing w:before="319" w:beforeAutospacing="off" w:after="319" w:afterAutospacing="off"/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Evidence of Antibody Interaction with Endothelium</w:t>
      </w:r>
    </w:p>
    <w:p w:rsidR="5FD24B6C" w:rsidP="0AC819A2" w:rsidRDefault="5FD24B6C" w14:paraId="66B435D0" w14:textId="4EFDDD8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C4d Deposition: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Linear C4d staining in peritubular capillaries (C4d2 or C4d3 by IF; C4d &gt; 0 by IHC).</w:t>
      </w:r>
    </w:p>
    <w:p w:rsidR="5FD24B6C" w:rsidP="0AC819A2" w:rsidRDefault="5FD24B6C" w14:paraId="1557A7BE" w14:textId="4C987A3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Moderate MVI: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score of </w:t>
      </w: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 + ptc ≥ 2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FD24B6C" w:rsidP="0AC819A2" w:rsidRDefault="5FD24B6C" w14:paraId="45B38F18" w14:textId="719A9F78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Molecular Transcripts: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Increased expression of thoroughly validated gene transcripts indicative of ABMR (e.g., endothelial-associated transcripts).</w:t>
      </w:r>
    </w:p>
    <w:p w:rsidR="5FD24B6C" w:rsidP="0AC819A2" w:rsidRDefault="5FD24B6C" w14:paraId="6FBB2EFD" w14:textId="05CA38FC">
      <w:pPr>
        <w:pStyle w:val="Heading4"/>
        <w:spacing w:before="319" w:beforeAutospacing="off" w:after="319" w:afterAutospacing="off"/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Serologic Evidence</w:t>
      </w:r>
    </w:p>
    <w:p w:rsidR="5FD24B6C" w:rsidP="0AC819A2" w:rsidRDefault="5FD24B6C" w14:paraId="003D3687" w14:textId="7B1A72E8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5FD24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DSA Positive:</w:t>
      </w:r>
      <w:r w:rsidRPr="0AC819A2" w:rsidR="5FD24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Presence of circulating donor-specific antibodies (HLA or non-HLA).</w:t>
      </w:r>
    </w:p>
    <w:p w:rsidR="0AC819A2" w:rsidP="0AC819A2" w:rsidRDefault="0AC819A2" w14:paraId="28CD4C12" w14:textId="3431C76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51A327" w:rsidP="0AC819A2" w:rsidRDefault="1E51A327" w14:paraId="4BE3D8A7" w14:textId="64AE5A50">
      <w:pPr>
        <w:pStyle w:val="Heading3"/>
        <w:spacing w:before="281" w:beforeAutospacing="off" w:after="281" w:afterAutospacing="off"/>
      </w:pPr>
      <w:r w:rsidRPr="0AC819A2" w:rsidR="1E51A3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New Phenotypes Introduced in Banff 2022</w:t>
      </w:r>
    </w:p>
    <w:p w:rsidR="1E51A327" w:rsidP="0AC819A2" w:rsidRDefault="1E51A327" w14:paraId="5DD3F306" w14:textId="0901C253">
      <w:pPr>
        <w:spacing w:before="240" w:beforeAutospacing="off" w:after="240" w:afterAutospacing="off"/>
      </w:pPr>
      <w:r w:rsidRPr="0AC819A2" w:rsidR="1E51A327">
        <w:rPr>
          <w:rFonts w:ascii="Aptos" w:hAnsi="Aptos" w:eastAsia="Aptos" w:cs="Aptos"/>
          <w:noProof w:val="0"/>
          <w:sz w:val="24"/>
          <w:szCs w:val="24"/>
          <w:lang w:val="en-US"/>
        </w:rPr>
        <w:t>The 2022 update acknowledged that histology and clinical reality don't always align with the "three-pillar" model:</w:t>
      </w:r>
    </w:p>
    <w:p w:rsidR="1E51A327" w:rsidP="0AC819A2" w:rsidRDefault="1E51A327" w14:paraId="7F79206D" w14:textId="4E4657D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1E51A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MVI, DSA-negative, and C4d-negative:</w:t>
      </w:r>
      <w:r w:rsidRPr="0AC819A2" w:rsidR="1E51A3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category is for biopsies with significant microvascular inflammation (</w:t>
      </w:r>
      <w:r w:rsidRPr="0AC819A2" w:rsidR="1E51A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 + ptc ≥ 2</w:t>
      </w:r>
      <w:r w:rsidRPr="0AC819A2" w:rsidR="1E51A327">
        <w:rPr>
          <w:rFonts w:ascii="Aptos" w:hAnsi="Aptos" w:eastAsia="Aptos" w:cs="Aptos"/>
          <w:noProof w:val="0"/>
          <w:sz w:val="24"/>
          <w:szCs w:val="24"/>
          <w:lang w:val="en-US"/>
        </w:rPr>
        <w:t>) but where no antibodies or complement (C4d) are found. This may be due to non-HLA antibodies or "missing self" NK cell activation.</w:t>
      </w:r>
    </w:p>
    <w:p w:rsidR="1E51A327" w:rsidP="0AC819A2" w:rsidRDefault="1E51A327" w14:paraId="2B207F20" w14:textId="32DBB92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1E51A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Probable ABMR:</w:t>
      </w:r>
      <w:r w:rsidRPr="0AC819A2" w:rsidR="1E51A3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when DSA is positive and some histologic features of ABMR are present, but they do not meet the full diagnostic thresholds (e.g., g1 + ptc0 and C4d negative).</w:t>
      </w:r>
    </w:p>
    <w:p w:rsidR="1E51A327" w:rsidP="0AC819A2" w:rsidRDefault="1E51A327" w14:paraId="65353AC6" w14:textId="2B751B9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C819A2" w:rsidR="1E51A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Chronic Active ABMR (</w:t>
      </w:r>
      <w:r w:rsidRPr="0AC819A2" w:rsidR="1E51A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caABMR</w:t>
      </w:r>
      <w:r w:rsidRPr="0AC819A2" w:rsidR="1E51A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0AC819A2" w:rsidR="1E51A3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Requires the same criteria as active ABMR </w:t>
      </w:r>
      <w:r w:rsidRPr="0AC819A2" w:rsidR="1E51A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plus</w:t>
      </w:r>
      <w:r w:rsidRPr="0AC819A2" w:rsidR="1E51A3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evidence of chronic tissue injury, most notably </w:t>
      </w:r>
      <w:r w:rsidRPr="0AC819A2" w:rsidR="1E51A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transplant glomerulopathy (cg &gt; 0)</w:t>
      </w:r>
      <w:r w:rsidRPr="0AC819A2" w:rsidR="0CE47C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0AC819A2" w:rsidR="1E51A327">
        <w:rPr>
          <w:rFonts w:ascii="Aptos" w:hAnsi="Aptos" w:eastAsia="Aptos" w:cs="Aptos"/>
          <w:noProof w:val="0"/>
          <w:sz w:val="24"/>
          <w:szCs w:val="24"/>
          <w:lang w:val="en-US"/>
        </w:rPr>
        <w:t>the doubling of the glomerular basement membrane.</w:t>
      </w:r>
    </w:p>
    <w:p w:rsidR="0AC819A2" w:rsidP="0AC819A2" w:rsidRDefault="0AC819A2" w14:paraId="67AD994B" w14:textId="61C50C5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9B60C4" w:rsidP="0AC819A2" w:rsidRDefault="329B60C4" w14:paraId="3D0C50A6" w14:textId="165956C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AC819A2" w:rsidR="329B60C4">
        <w:rPr>
          <w:noProof w:val="0"/>
          <w:lang w:val="en-US"/>
        </w:rPr>
        <w:t>Treatment per CCF:</w:t>
      </w:r>
    </w:p>
    <w:p w:rsidR="0AC819A2" w:rsidP="0AC819A2" w:rsidRDefault="0AC819A2" w14:paraId="1023BF7A" w14:textId="4F1BFC77">
      <w:pPr>
        <w:pStyle w:val="ListParagraph"/>
        <w:spacing w:after="0"/>
        <w:ind w:left="720"/>
        <w:rPr>
          <w:rFonts w:ascii="Aptos" w:hAnsi="Aptos" w:eastAsia="Aptos" w:cs="Aptos"/>
        </w:rPr>
      </w:pPr>
    </w:p>
    <w:p w:rsidR="003F4340" w:rsidP="0AC819A2" w:rsidRDefault="69A490C9" w14:paraId="17DF24DF" w14:textId="273DAD02">
      <w:pPr>
        <w:pStyle w:val="ListParagraph"/>
        <w:numPr>
          <w:ilvl w:val="1"/>
          <w:numId w:val="18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Plasmapheresis</w:t>
      </w:r>
      <w:r w:rsidRPr="0AC819A2" w:rsidR="69A490C9">
        <w:rPr>
          <w:rFonts w:ascii="Aptos" w:hAnsi="Aptos" w:eastAsia="Aptos" w:cs="Aptos"/>
        </w:rPr>
        <w:t>: x 6 sessions (3/week x 2 weeks).</w:t>
      </w:r>
    </w:p>
    <w:p w:rsidR="003F4340" w:rsidP="0AC819A2" w:rsidRDefault="69A490C9" w14:paraId="2967E4D8" w14:textId="455AB326">
      <w:pPr>
        <w:pStyle w:val="ListParagraph"/>
        <w:numPr>
          <w:ilvl w:val="1"/>
          <w:numId w:val="18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IVIG</w:t>
      </w:r>
      <w:r w:rsidRPr="0AC819A2" w:rsidR="69A490C9">
        <w:rPr>
          <w:rFonts w:ascii="Aptos" w:hAnsi="Aptos" w:eastAsia="Aptos" w:cs="Aptos"/>
        </w:rPr>
        <w:t>: 0.5 g/kg after each Plex (Total 2 g/kg).</w:t>
      </w:r>
    </w:p>
    <w:p w:rsidR="003F4340" w:rsidP="0AC819A2" w:rsidRDefault="69A490C9" w14:paraId="7081EF9C" w14:textId="5769B492">
      <w:pPr>
        <w:pStyle w:val="ListParagraph"/>
        <w:numPr>
          <w:ilvl w:val="1"/>
          <w:numId w:val="18"/>
        </w:numPr>
        <w:spacing w:after="0"/>
        <w:rPr>
          <w:rFonts w:ascii="Aptos" w:hAnsi="Aptos" w:eastAsia="Aptos" w:cs="Aptos"/>
        </w:rPr>
      </w:pPr>
      <w:r w:rsidRPr="0AC819A2" w:rsidR="69A490C9">
        <w:rPr>
          <w:rFonts w:ascii="Aptos" w:hAnsi="Aptos" w:eastAsia="Aptos" w:cs="Aptos"/>
          <w:b w:val="1"/>
          <w:bCs w:val="1"/>
        </w:rPr>
        <w:t>+/- Rituximab</w:t>
      </w:r>
      <w:r w:rsidRPr="0AC819A2" w:rsidR="69A490C9">
        <w:rPr>
          <w:rFonts w:ascii="Aptos" w:hAnsi="Aptos" w:eastAsia="Aptos" w:cs="Aptos"/>
        </w:rPr>
        <w:t>: Anti-CD20.</w:t>
      </w:r>
    </w:p>
    <w:p w:rsidR="003F4340" w:rsidRDefault="003F4340" w14:paraId="171BD559" w14:textId="74B11969"/>
    <w:p w:rsidR="70DD251C" w:rsidRDefault="70DD251C" w14:paraId="450CF437" w14:textId="08F2E73B">
      <w:hyperlink r:id="Rfdc2b9d5a7e446a1">
        <w:r w:rsidRPr="0AC819A2" w:rsidR="70DD251C">
          <w:rPr>
            <w:rStyle w:val="Hyperlink"/>
          </w:rPr>
          <w:t>Banff 22 website</w:t>
        </w:r>
      </w:hyperlink>
    </w:p>
    <w:p w:rsidR="003F4340" w:rsidP="2B735445" w:rsidRDefault="69A490C9" w14:paraId="23D2DD5F" w14:textId="21006BDF">
      <w:pPr>
        <w:pStyle w:val="Heading2"/>
        <w:spacing w:before="299" w:after="299"/>
      </w:pPr>
      <w:r w:rsidRPr="2B735445">
        <w:rPr>
          <w:rFonts w:ascii="Aptos" w:hAnsi="Aptos" w:eastAsia="Aptos" w:cs="Aptos"/>
          <w:b/>
          <w:bCs/>
          <w:sz w:val="36"/>
          <w:szCs w:val="36"/>
        </w:rPr>
        <w:t>6. Infectious Disease</w:t>
      </w:r>
    </w:p>
    <w:p w:rsidR="003F4340" w:rsidP="2B735445" w:rsidRDefault="69A490C9" w14:paraId="25D0AFAB" w14:textId="2073E997" w14:noSpellErr="1">
      <w:pPr>
        <w:pStyle w:val="Heading3"/>
        <w:spacing w:before="281" w:after="281"/>
      </w:pPr>
      <w:r w:rsidRPr="7A624C93" w:rsidR="69A490C9">
        <w:rPr>
          <w:rFonts w:ascii="Aptos" w:hAnsi="Aptos" w:eastAsia="Aptos" w:cs="Aptos"/>
          <w:b w:val="1"/>
          <w:bCs w:val="1"/>
        </w:rPr>
        <w:t>CMV Prophylaxis &amp; Treatment</w:t>
      </w:r>
    </w:p>
    <w:p w:rsidR="003F4340" w:rsidP="2B735445" w:rsidRDefault="69A490C9" w14:paraId="78C42B9D" w14:textId="5A1A1F71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CCF Care Path: Viral Infections</w:t>
      </w:r>
    </w:p>
    <w:p w:rsidR="003F4340" w:rsidP="2B735445" w:rsidRDefault="69A490C9" w14:paraId="3B6D8DC3" w14:textId="4C6DB2F4">
      <w:pPr>
        <w:pStyle w:val="ListParagraph"/>
        <w:numPr>
          <w:ilvl w:val="0"/>
          <w:numId w:val="17"/>
        </w:numPr>
        <w:spacing w:after="0"/>
        <w:rPr>
          <w:rFonts w:ascii="Aptos" w:hAnsi="Aptos" w:eastAsia="Aptos" w:cs="Aptos"/>
          <w:b w:val="0"/>
          <w:bCs w:val="0"/>
        </w:rPr>
      </w:pPr>
      <w:r w:rsidRPr="1028A471" w:rsidR="69A490C9">
        <w:rPr>
          <w:rFonts w:ascii="Aptos" w:hAnsi="Aptos" w:eastAsia="Aptos" w:cs="Aptos"/>
          <w:b w:val="1"/>
          <w:bCs w:val="1"/>
        </w:rPr>
        <w:t>High Risk (D+/R-)</w:t>
      </w:r>
      <w:r w:rsidRPr="1028A471" w:rsidR="69A490C9">
        <w:rPr>
          <w:rFonts w:ascii="Aptos" w:hAnsi="Aptos" w:eastAsia="Aptos" w:cs="Aptos"/>
        </w:rPr>
        <w:t>:</w:t>
      </w:r>
      <w:r w:rsidRPr="1028A471" w:rsidR="04321B8E">
        <w:rPr>
          <w:rFonts w:ascii="Aptos" w:hAnsi="Aptos" w:eastAsia="Aptos" w:cs="Aptos"/>
        </w:rPr>
        <w:t xml:space="preserve"> </w:t>
      </w:r>
      <w:r w:rsidRPr="1028A471" w:rsidR="04321B8E">
        <w:rPr>
          <w:rFonts w:ascii="Aptos" w:hAnsi="Aptos" w:eastAsia="Aptos" w:cs="Aptos"/>
        </w:rPr>
        <w:t>Valganciclovir</w:t>
      </w:r>
      <w:r w:rsidRPr="1028A471" w:rsidR="54B77E21">
        <w:rPr>
          <w:rFonts w:ascii="Aptos" w:hAnsi="Aptos" w:eastAsia="Aptos" w:cs="Aptos"/>
        </w:rPr>
        <w:t>or</w:t>
      </w:r>
      <w:r w:rsidRPr="1028A471" w:rsidR="54B77E21">
        <w:rPr>
          <w:rFonts w:ascii="Aptos" w:hAnsi="Aptos" w:eastAsia="Aptos" w:cs="Aptos"/>
        </w:rPr>
        <w:t xml:space="preserve"> or </w:t>
      </w:r>
      <w:r w:rsidRPr="1028A471" w:rsidR="54B77E21">
        <w:rPr>
          <w:rFonts w:ascii="Aptos" w:hAnsi="Aptos" w:eastAsia="Aptos" w:cs="Aptos"/>
        </w:rPr>
        <w:t>Letermovir</w:t>
      </w:r>
      <w:r w:rsidRPr="1028A471" w:rsidR="54B77E21">
        <w:rPr>
          <w:rFonts w:ascii="Aptos" w:hAnsi="Aptos" w:eastAsia="Aptos" w:cs="Aptos"/>
        </w:rPr>
        <w:t>/</w:t>
      </w:r>
      <w:r w:rsidRPr="1028A471" w:rsidR="54B77E21">
        <w:rPr>
          <w:rFonts w:ascii="Aptos" w:hAnsi="Aptos" w:eastAsia="Aptos" w:cs="Aptos"/>
        </w:rPr>
        <w:t>Acyclovi</w:t>
      </w:r>
      <w:r w:rsidRPr="1028A471" w:rsidR="69A490C9">
        <w:rPr>
          <w:rFonts w:ascii="Aptos" w:hAnsi="Aptos" w:eastAsia="Aptos" w:cs="Aptos"/>
        </w:rPr>
        <w:t xml:space="preserve"> </w:t>
      </w:r>
      <w:r w:rsidRPr="1028A471" w:rsidR="51D07D92">
        <w:rPr>
          <w:rFonts w:ascii="Aptos" w:hAnsi="Aptos" w:eastAsia="Aptos" w:cs="Aptos"/>
        </w:rPr>
        <w:t xml:space="preserve">(Not renally dosed) </w:t>
      </w:r>
      <w:r w:rsidRPr="1028A471" w:rsidR="50797E23">
        <w:rPr>
          <w:rFonts w:ascii="Aptos" w:hAnsi="Aptos" w:eastAsia="Aptos" w:cs="Aptos"/>
        </w:rPr>
        <w:t>x</w:t>
      </w:r>
      <w:r w:rsidRPr="1028A471" w:rsidR="69A490C9">
        <w:rPr>
          <w:rFonts w:ascii="Aptos" w:hAnsi="Aptos" w:eastAsia="Aptos" w:cs="Aptos"/>
          <w:b w:val="1"/>
          <w:bCs w:val="1"/>
          <w:rPrChange w:author="Mahfouz, Ratib" w:date="2025-12-01T18:26:55.423Z" w:id="1543972382">
            <w:rPr>
              <w:rFonts w:ascii="Aptos" w:hAnsi="Aptos" w:eastAsia="Aptos" w:cs="Aptos"/>
            </w:rPr>
          </w:rPrChange>
        </w:rPr>
        <w:t xml:space="preserve"> </w:t>
      </w:r>
      <w:r w:rsidRPr="1028A471" w:rsidR="69A490C9">
        <w:rPr>
          <w:rFonts w:ascii="Aptos" w:hAnsi="Aptos" w:eastAsia="Aptos" w:cs="Aptos"/>
          <w:b w:val="0"/>
          <w:bCs w:val="0"/>
        </w:rPr>
        <w:t>6 months</w:t>
      </w:r>
      <w:commentRangeStart w:id="1271654846"/>
      <w:r w:rsidRPr="1028A471" w:rsidR="69A490C9">
        <w:rPr>
          <w:rFonts w:ascii="Aptos" w:hAnsi="Aptos" w:eastAsia="Aptos" w:cs="Aptos"/>
          <w:b w:val="0"/>
          <w:bCs w:val="0"/>
        </w:rPr>
        <w:t>.</w:t>
      </w:r>
      <w:r w:rsidRPr="1028A471" w:rsidR="2F4BBD9A">
        <w:rPr>
          <w:rFonts w:ascii="Aptos" w:hAnsi="Aptos" w:eastAsia="Aptos" w:cs="Aptos"/>
          <w:b w:val="0"/>
          <w:bCs w:val="0"/>
        </w:rPr>
        <w:t xml:space="preserve"> </w:t>
      </w:r>
      <w:commentRangeEnd w:id="1271654846"/>
      <w:r>
        <w:rPr>
          <w:rStyle w:val="CommentReference"/>
        </w:rPr>
        <w:commentReference w:id="1271654846"/>
      </w:r>
    </w:p>
    <w:p w:rsidR="003F4340" w:rsidP="2B735445" w:rsidRDefault="69A490C9" w14:paraId="34E3801D" w14:textId="3C9E7335">
      <w:pPr>
        <w:pStyle w:val="ListParagraph"/>
        <w:numPr>
          <w:ilvl w:val="0"/>
          <w:numId w:val="17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  <w:b w:val="1"/>
          <w:bCs w:val="1"/>
        </w:rPr>
        <w:t>Intermediate (</w:t>
      </w:r>
      <w:r w:rsidRPr="7A624C93" w:rsidR="6ED94895">
        <w:rPr>
          <w:rFonts w:ascii="Aptos" w:hAnsi="Aptos" w:eastAsia="Aptos" w:cs="Aptos"/>
          <w:b w:val="1"/>
          <w:bCs w:val="1"/>
        </w:rPr>
        <w:t>D-/</w:t>
      </w:r>
      <w:r w:rsidRPr="7A624C93" w:rsidR="69A490C9">
        <w:rPr>
          <w:rFonts w:ascii="Aptos" w:hAnsi="Aptos" w:eastAsia="Aptos" w:cs="Aptos"/>
          <w:b w:val="1"/>
          <w:bCs w:val="1"/>
        </w:rPr>
        <w:t>R+</w:t>
      </w:r>
      <w:r w:rsidRPr="7A624C93" w:rsidR="4DC8EBBD">
        <w:rPr>
          <w:rFonts w:ascii="Aptos" w:hAnsi="Aptos" w:eastAsia="Aptos" w:cs="Aptos"/>
          <w:b w:val="1"/>
          <w:bCs w:val="1"/>
        </w:rPr>
        <w:t xml:space="preserve"> or D+/R+</w:t>
      </w:r>
      <w:r w:rsidRPr="7A624C93" w:rsidR="69A490C9">
        <w:rPr>
          <w:rFonts w:ascii="Aptos" w:hAnsi="Aptos" w:eastAsia="Aptos" w:cs="Aptos"/>
          <w:b w:val="1"/>
          <w:bCs w:val="1"/>
        </w:rPr>
        <w:t>)</w:t>
      </w:r>
      <w:r w:rsidRPr="7A624C93" w:rsidR="69A490C9">
        <w:rPr>
          <w:rFonts w:ascii="Aptos" w:hAnsi="Aptos" w:eastAsia="Aptos" w:cs="Aptos"/>
        </w:rPr>
        <w:t xml:space="preserve">: </w:t>
      </w:r>
      <w:r w:rsidRPr="7A624C93" w:rsidR="1C23D176">
        <w:rPr>
          <w:rFonts w:ascii="Aptos" w:hAnsi="Aptos" w:eastAsia="Aptos" w:cs="Aptos"/>
        </w:rPr>
        <w:t xml:space="preserve">Valganciclovir </w:t>
      </w:r>
      <w:r w:rsidRPr="7A624C93" w:rsidR="69A490C9">
        <w:rPr>
          <w:rFonts w:ascii="Aptos" w:hAnsi="Aptos" w:eastAsia="Aptos" w:cs="Aptos"/>
          <w:b w:val="0"/>
          <w:bCs w:val="0"/>
          <w:rPrChange w:author="Mahfouz, Ratib" w:date="2025-12-01T18:27:01.947Z" w:id="30970587">
            <w:rPr>
              <w:rFonts w:ascii="Aptos" w:hAnsi="Aptos" w:eastAsia="Aptos" w:cs="Aptos"/>
            </w:rPr>
          </w:rPrChange>
        </w:rPr>
        <w:t xml:space="preserve">x </w:t>
      </w:r>
      <w:r w:rsidRPr="7A624C93" w:rsidR="69A490C9">
        <w:rPr>
          <w:rFonts w:ascii="Aptos" w:hAnsi="Aptos" w:eastAsia="Aptos" w:cs="Aptos"/>
          <w:b w:val="0"/>
          <w:bCs w:val="0"/>
        </w:rPr>
        <w:t>3 months</w:t>
      </w:r>
      <w:r w:rsidRPr="7A624C93" w:rsidR="69A490C9">
        <w:rPr>
          <w:rFonts w:ascii="Aptos" w:hAnsi="Aptos" w:eastAsia="Aptos" w:cs="Aptos"/>
          <w:b w:val="0"/>
          <w:bCs w:val="0"/>
        </w:rPr>
        <w:t>.</w:t>
      </w:r>
    </w:p>
    <w:p w:rsidR="003F4340" w:rsidP="2B735445" w:rsidRDefault="69A490C9" w14:paraId="66808878" w14:textId="0928D0BB">
      <w:pPr>
        <w:pStyle w:val="ListParagraph"/>
        <w:numPr>
          <w:ilvl w:val="0"/>
          <w:numId w:val="17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Treatment of CMV Disease</w:t>
      </w:r>
      <w:r w:rsidRPr="2B735445">
        <w:rPr>
          <w:rFonts w:ascii="Aptos" w:hAnsi="Aptos" w:eastAsia="Aptos" w:cs="Aptos"/>
        </w:rPr>
        <w:t>:</w:t>
      </w:r>
    </w:p>
    <w:p w:rsidR="003F4340" w:rsidP="2B735445" w:rsidRDefault="69A490C9" w14:paraId="1F22346C" w14:textId="3EF94939">
      <w:pPr>
        <w:pStyle w:val="ListParagraph"/>
        <w:numPr>
          <w:ilvl w:val="1"/>
          <w:numId w:val="17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  <w:b w:val="1"/>
          <w:bCs w:val="1"/>
        </w:rPr>
        <w:t>Valganciclovir</w:t>
      </w:r>
      <w:r w:rsidRPr="7A624C93" w:rsidR="69A490C9">
        <w:rPr>
          <w:rFonts w:ascii="Aptos" w:hAnsi="Aptos" w:eastAsia="Aptos" w:cs="Aptos"/>
        </w:rPr>
        <w:t xml:space="preserve">: </w:t>
      </w:r>
      <w:r w:rsidRPr="7A624C93" w:rsidR="07457A7E">
        <w:rPr>
          <w:rFonts w:ascii="Aptos" w:hAnsi="Aptos" w:eastAsia="Aptos" w:cs="Aptos"/>
        </w:rPr>
        <w:t>Renally dosed</w:t>
      </w:r>
      <w:r w:rsidRPr="7A624C93" w:rsidR="050320D4">
        <w:rPr>
          <w:rFonts w:ascii="Aptos" w:hAnsi="Aptos" w:eastAsia="Aptos" w:cs="Aptos"/>
        </w:rPr>
        <w:t>.</w:t>
      </w:r>
    </w:p>
    <w:p w:rsidR="003F4340" w:rsidP="2B735445" w:rsidRDefault="69A490C9" w14:paraId="319D0AC7" w14:textId="3A692575">
      <w:pPr>
        <w:pStyle w:val="ListParagraph"/>
        <w:numPr>
          <w:ilvl w:val="1"/>
          <w:numId w:val="17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  <w:b w:val="1"/>
          <w:bCs w:val="1"/>
        </w:rPr>
        <w:t>IV Ganciclovir</w:t>
      </w:r>
      <w:r w:rsidRPr="7A624C93" w:rsidR="69A490C9">
        <w:rPr>
          <w:rFonts w:ascii="Aptos" w:hAnsi="Aptos" w:eastAsia="Aptos" w:cs="Aptos"/>
        </w:rPr>
        <w:t>:</w:t>
      </w:r>
      <w:r w:rsidRPr="7A624C93" w:rsidR="4C7F496A">
        <w:rPr>
          <w:rFonts w:ascii="Aptos" w:hAnsi="Aptos" w:eastAsia="Aptos" w:cs="Aptos"/>
        </w:rPr>
        <w:t xml:space="preserve"> </w:t>
      </w:r>
      <w:r w:rsidRPr="7A624C93" w:rsidR="4C7F496A">
        <w:rPr>
          <w:rFonts w:ascii="Aptos" w:hAnsi="Aptos" w:eastAsia="Aptos" w:cs="Aptos"/>
        </w:rPr>
        <w:t>Renally dosed</w:t>
      </w:r>
      <w:r w:rsidRPr="7A624C93" w:rsidR="69A490C9">
        <w:rPr>
          <w:rFonts w:ascii="Aptos" w:hAnsi="Aptos" w:eastAsia="Aptos" w:cs="Aptos"/>
        </w:rPr>
        <w:t>. Use for severe disease/malabsorption.</w:t>
      </w:r>
    </w:p>
    <w:p w:rsidR="003F4340" w:rsidP="2B735445" w:rsidRDefault="69A490C9" w14:paraId="30B1F10D" w14:textId="39364106" w14:noSpellErr="1">
      <w:pPr>
        <w:pStyle w:val="ListParagraph"/>
        <w:numPr>
          <w:ilvl w:val="1"/>
          <w:numId w:val="17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</w:rPr>
        <w:t>Reduce Immunosuppression (Stop MMF).</w:t>
      </w:r>
    </w:p>
    <w:p w:rsidR="358BDF96" w:rsidP="7A624C93" w:rsidRDefault="358BDF96" w14:paraId="0F7796DB" w14:textId="2B020BDE">
      <w:pPr>
        <w:pStyle w:val="ListParagraph"/>
        <w:numPr>
          <w:ilvl w:val="1"/>
          <w:numId w:val="17"/>
        </w:numPr>
        <w:spacing w:after="0"/>
        <w:rPr>
          <w:rFonts w:ascii="Aptos" w:hAnsi="Aptos" w:eastAsia="Aptos" w:cs="Aptos"/>
        </w:rPr>
      </w:pPr>
      <w:r w:rsidRPr="7A624C93" w:rsidR="358BDF96">
        <w:rPr>
          <w:rFonts w:ascii="Aptos" w:hAnsi="Aptos" w:eastAsia="Aptos" w:cs="Aptos"/>
        </w:rPr>
        <w:t>Keep treating until negative PCR x 2 weeks.</w:t>
      </w:r>
    </w:p>
    <w:p w:rsidR="7A624C93" w:rsidP="7A624C93" w:rsidRDefault="7A624C93" w14:paraId="30BDE705" w14:textId="10ECE2DF">
      <w:pPr>
        <w:pStyle w:val="Normal"/>
        <w:spacing w:after="0"/>
        <w:rPr>
          <w:rFonts w:ascii="Aptos" w:hAnsi="Aptos" w:eastAsia="Aptos" w:cs="Aptos"/>
        </w:rPr>
      </w:pPr>
    </w:p>
    <w:tbl>
      <w:tblPr>
        <w:tblStyle w:val="TableGrid"/>
        <w:bidiVisual w:val="0"/>
        <w:tblW w:w="0" w:type="auto"/>
        <w:tblInd w:w="30" w:type="dxa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A624C93" w:rsidTr="7A624C93" w14:paraId="2B3A0232">
        <w:trPr>
          <w:trHeight w:val="300"/>
        </w:trPr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40CB1E29" w14:textId="69EFCBB0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CrCl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6D54E348" w14:textId="17B80286">
            <w:pPr>
              <w:spacing w:before="0" w:beforeAutospacing="off" w:after="0" w:afterAutospacing="off"/>
              <w:jc w:val="center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232323"/>
                <w:sz w:val="18"/>
                <w:szCs w:val="18"/>
                <w:vertAlign w:val="superscript"/>
              </w:rPr>
            </w:pPr>
            <w:r w:rsidRPr="7A624C93" w:rsidR="7A624C93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 xml:space="preserve">Induction/treatment </w:t>
            </w:r>
            <w:r w:rsidRPr="7A624C93" w:rsidR="471FC2C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dose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4B542E9B" w14:textId="4A8E274E">
            <w:pPr>
              <w:spacing w:before="0" w:beforeAutospacing="off" w:after="0" w:afterAutospacing="off"/>
              <w:jc w:val="center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232323"/>
                <w:sz w:val="18"/>
                <w:szCs w:val="18"/>
                <w:vertAlign w:val="superscript"/>
              </w:rPr>
            </w:pPr>
            <w:r w:rsidRPr="7A624C93" w:rsidR="7A624C93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 xml:space="preserve">Maintenance/prophylaxis </w:t>
            </w:r>
            <w:r w:rsidRPr="7A624C93" w:rsidR="46BC505F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dose</w:t>
            </w:r>
          </w:p>
        </w:tc>
      </w:tr>
      <w:tr w:rsidR="7A624C93" w:rsidTr="7A624C93" w14:paraId="1DAF43C6">
        <w:trPr>
          <w:trHeight w:val="300"/>
        </w:trPr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4B1BBDAE" w14:textId="4B89840C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≥60 (mL/minute)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14025A8C" w14:textId="30CA3CA7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900 mg twice daily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018FF5B2" w14:textId="77B44320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900 mg once daily</w:t>
            </w:r>
          </w:p>
        </w:tc>
      </w:tr>
      <w:tr w:rsidR="7A624C93" w:rsidTr="7A624C93" w14:paraId="6DE01C4B">
        <w:trPr>
          <w:trHeight w:val="300"/>
        </w:trPr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4D079AD8" w14:textId="66E902D5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40 to &lt;60 (mL/minute)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008BF567" w14:textId="3C71EE46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450 mg twice daily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4464CDE1" w14:textId="2E76FACA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450 mg once daily</w:t>
            </w:r>
          </w:p>
        </w:tc>
      </w:tr>
      <w:tr w:rsidR="7A624C93" w:rsidTr="7A624C93" w14:paraId="529F4D45">
        <w:trPr>
          <w:trHeight w:val="300"/>
        </w:trPr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5DDEDEA6" w14:textId="10C6FF75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25 to &lt;40 (mL/minute)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49DCAD11" w14:textId="3318BA74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450 mg once daily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28041086" w14:textId="248F07AD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450 mg every 2 days</w:t>
            </w:r>
          </w:p>
        </w:tc>
      </w:tr>
      <w:tr w:rsidR="7A624C93" w:rsidTr="7A624C93" w14:paraId="2073EC3E">
        <w:trPr>
          <w:trHeight w:val="300"/>
        </w:trPr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3242A18F" w14:textId="70C4FBB5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10 to &lt;25 (mL/minute)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49C32E67" w14:textId="7D6037D3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450 mg every 2 days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44BAB055" w14:textId="4E4CAE5B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 xml:space="preserve">450 mg twice </w:t>
            </w:r>
            <w:r w:rsidRPr="7A624C93" w:rsidR="7A624C93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weekly</w:t>
            </w:r>
          </w:p>
        </w:tc>
      </w:tr>
      <w:tr w:rsidR="7A624C93" w:rsidTr="7A624C93" w14:paraId="39372C98">
        <w:trPr>
          <w:trHeight w:val="300"/>
        </w:trPr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1003DB05" w14:textId="6A565F3D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&lt;10 (mL/minute)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1E1E533B" w14:textId="2C887880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 xml:space="preserve">Not recommended by manufacturer; may consider using oral solution </w:t>
            </w: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200 mg</w:t>
            </w: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 xml:space="preserve"> 3 times weekly </w:t>
            </w:r>
            <w:r w:rsidRPr="7A624C93" w:rsidR="7A624C93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or</w:t>
            </w: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 xml:space="preserve"> if oral solution is not available, 450 mg (tablet) 3 times weekly</w:t>
            </w:r>
            <w:r w:rsidRPr="7A624C93" w:rsidR="65336EF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.</w:t>
            </w:r>
          </w:p>
        </w:tc>
        <w:tc>
          <w:tcPr>
            <w:tcW w:w="31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A624C93" w:rsidP="7A624C93" w:rsidRDefault="7A624C93" w14:paraId="1B4747C3" w14:textId="42A0225E">
            <w:pPr>
              <w:spacing w:before="0" w:beforeAutospacing="off" w:after="0" w:afterAutospacing="off"/>
              <w:jc w:val="center"/>
            </w:pP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 xml:space="preserve">Not recommended by manufacturer; may consider using oral solution </w:t>
            </w: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100 mg</w:t>
            </w: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 xml:space="preserve"> 3 times weekly </w:t>
            </w:r>
            <w:r w:rsidRPr="7A624C93" w:rsidR="7A624C93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or</w:t>
            </w:r>
            <w:r w:rsidRPr="7A624C93" w:rsidR="7A624C9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 xml:space="preserve"> if oral solution is not available, 450 mg (tablet) twice weekly</w:t>
            </w:r>
            <w:r w:rsidRPr="7A624C93" w:rsidR="54E9861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232323"/>
                <w:sz w:val="24"/>
                <w:szCs w:val="24"/>
              </w:rPr>
              <w:t>.</w:t>
            </w:r>
          </w:p>
        </w:tc>
      </w:tr>
    </w:tbl>
    <w:p w:rsidR="4197C594" w:rsidP="7A624C93" w:rsidRDefault="4197C594" w14:paraId="51F6937F" w14:textId="375C2BC8">
      <w:pPr>
        <w:pStyle w:val="Normal"/>
        <w:spacing w:after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624C93" w:rsidR="4197C594">
        <w:rPr>
          <w:rFonts w:ascii="Aptos" w:hAnsi="Aptos" w:eastAsia="Aptos" w:cs="Aptos"/>
        </w:rPr>
        <w:t xml:space="preserve">Source: </w:t>
      </w:r>
      <w:r w:rsidRPr="7A624C93" w:rsidR="4197C59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232323"/>
          <w:sz w:val="24"/>
          <w:szCs w:val="24"/>
          <w:lang w:val="en-US"/>
        </w:rPr>
        <w:t>Senior Editorial Team: Bruce Mueller, PharmD, FCCP, FASN, FNKF; Jason A. Roberts, PhD, BPharm (Hons), B App Sc, FSHP, FISAC; Michael Heung, MD, MS.</w:t>
      </w:r>
    </w:p>
    <w:p w:rsidR="003F4340" w:rsidP="2B735445" w:rsidRDefault="69A490C9" w14:paraId="091134C3" w14:textId="2B82EC1A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PTLD (Post-Transplant Lymphoproliferative Disorder)</w:t>
      </w:r>
    </w:p>
    <w:p w:rsidR="003F4340" w:rsidP="2B735445" w:rsidRDefault="69A490C9" w14:paraId="2358570E" w14:textId="457174F5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CCF Notes; AST Guidelines</w:t>
      </w:r>
    </w:p>
    <w:p w:rsidR="003F4340" w:rsidP="2B735445" w:rsidRDefault="69A490C9" w14:paraId="4D6B7431" w14:textId="16F07572">
      <w:pPr>
        <w:pStyle w:val="ListParagraph"/>
        <w:numPr>
          <w:ilvl w:val="0"/>
          <w:numId w:val="1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Definition</w:t>
      </w:r>
      <w:r w:rsidRPr="2B735445">
        <w:rPr>
          <w:rFonts w:ascii="Aptos" w:hAnsi="Aptos" w:eastAsia="Aptos" w:cs="Aptos"/>
        </w:rPr>
        <w:t>: Malignancy driven by EBV proliferation of B-cells.</w:t>
      </w:r>
    </w:p>
    <w:p w:rsidR="003F4340" w:rsidP="2B735445" w:rsidRDefault="69A490C9" w14:paraId="488F6CEE" w14:textId="167AFC24">
      <w:pPr>
        <w:pStyle w:val="ListParagraph"/>
        <w:numPr>
          <w:ilvl w:val="0"/>
          <w:numId w:val="1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Risk Factors</w:t>
      </w:r>
      <w:r w:rsidRPr="2B735445">
        <w:rPr>
          <w:rFonts w:ascii="Aptos" w:hAnsi="Aptos" w:eastAsia="Aptos" w:cs="Aptos"/>
        </w:rPr>
        <w:t>: EBV D+/R- (Highest), Heavy T-cell depletion (Thymo).</w:t>
      </w:r>
    </w:p>
    <w:p w:rsidR="003F4340" w:rsidP="2B735445" w:rsidRDefault="69A490C9" w14:paraId="2CE7402E" w14:textId="4CAAAF05">
      <w:pPr>
        <w:pStyle w:val="ListParagraph"/>
        <w:numPr>
          <w:ilvl w:val="0"/>
          <w:numId w:val="1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Presentation</w:t>
      </w:r>
      <w:r w:rsidRPr="2B735445">
        <w:rPr>
          <w:rFonts w:ascii="Aptos" w:hAnsi="Aptos" w:eastAsia="Aptos" w:cs="Aptos"/>
        </w:rPr>
        <w:t>: Fever, Weight Loss, Lymphadenopathy, Rise in Creatinine.</w:t>
      </w:r>
    </w:p>
    <w:p w:rsidR="003F4340" w:rsidP="2B735445" w:rsidRDefault="69A490C9" w14:paraId="53D5A029" w14:textId="40008CE4">
      <w:pPr>
        <w:pStyle w:val="ListParagraph"/>
        <w:numPr>
          <w:ilvl w:val="0"/>
          <w:numId w:val="1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Management</w:t>
      </w:r>
      <w:r w:rsidRPr="2B735445">
        <w:rPr>
          <w:rFonts w:ascii="Aptos" w:hAnsi="Aptos" w:eastAsia="Aptos" w:cs="Aptos"/>
        </w:rPr>
        <w:t>:</w:t>
      </w:r>
    </w:p>
    <w:p w:rsidR="003F4340" w:rsidP="2B735445" w:rsidRDefault="69A490C9" w14:paraId="6D88A1EB" w14:textId="6589027B">
      <w:pPr>
        <w:pStyle w:val="ListParagraph"/>
        <w:numPr>
          <w:ilvl w:val="1"/>
          <w:numId w:val="1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Reduce Immunosuppression</w:t>
      </w:r>
      <w:r w:rsidRPr="2B735445">
        <w:rPr>
          <w:rFonts w:ascii="Aptos" w:hAnsi="Aptos" w:eastAsia="Aptos" w:cs="Aptos"/>
        </w:rPr>
        <w:t>: 1st line (Regression possible).</w:t>
      </w:r>
    </w:p>
    <w:p w:rsidR="003F4340" w:rsidP="2B735445" w:rsidRDefault="69A490C9" w14:paraId="44BA0428" w14:textId="6162F7BF">
      <w:pPr>
        <w:pStyle w:val="ListParagraph"/>
        <w:numPr>
          <w:ilvl w:val="1"/>
          <w:numId w:val="1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Rituximab</w:t>
      </w:r>
      <w:r w:rsidRPr="2B735445">
        <w:rPr>
          <w:rFonts w:ascii="Aptos" w:hAnsi="Aptos" w:eastAsia="Aptos" w:cs="Aptos"/>
        </w:rPr>
        <w:t>: Anti-CD20 monoclonal antibody.</w:t>
      </w:r>
    </w:p>
    <w:p w:rsidR="003F4340" w:rsidP="2B735445" w:rsidRDefault="69A490C9" w14:paraId="6A3E7095" w14:textId="6C3845ED">
      <w:pPr>
        <w:pStyle w:val="ListParagraph"/>
        <w:numPr>
          <w:ilvl w:val="1"/>
          <w:numId w:val="16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  <w:b w:val="1"/>
          <w:bCs w:val="1"/>
        </w:rPr>
        <w:t>Chemotherapy</w:t>
      </w:r>
      <w:r w:rsidRPr="7A624C93" w:rsidR="69A490C9">
        <w:rPr>
          <w:rFonts w:ascii="Aptos" w:hAnsi="Aptos" w:eastAsia="Aptos" w:cs="Aptos"/>
        </w:rPr>
        <w:t xml:space="preserve">: </w:t>
      </w:r>
      <w:r w:rsidRPr="7A624C93" w:rsidR="5B0B9AE9">
        <w:rPr>
          <w:rFonts w:ascii="Aptos" w:hAnsi="Aptos" w:eastAsia="Aptos" w:cs="Aptos"/>
        </w:rPr>
        <w:t xml:space="preserve">Cyclophosphamide, Doxorubicin, Vincristine (Oncovin), and Prednisone </w:t>
      </w:r>
      <w:r w:rsidRPr="7A624C93" w:rsidR="69A490C9">
        <w:rPr>
          <w:rFonts w:ascii="Aptos" w:hAnsi="Aptos" w:eastAsia="Aptos" w:cs="Aptos"/>
        </w:rPr>
        <w:t>(CHOP) for non-responders</w:t>
      </w:r>
      <w:r w:rsidRPr="7A624C93" w:rsidR="69A490C9">
        <w:rPr>
          <w:rFonts w:ascii="Aptos" w:hAnsi="Aptos" w:eastAsia="Aptos" w:cs="Aptos"/>
        </w:rPr>
        <w:t>.</w:t>
      </w:r>
    </w:p>
    <w:p w:rsidR="003F4340" w:rsidP="2B735445" w:rsidRDefault="69A490C9" w14:paraId="383363B3" w14:textId="24B67CFA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PJP Prophylaxis</w:t>
      </w:r>
    </w:p>
    <w:p w:rsidR="003F4340" w:rsidP="2B735445" w:rsidRDefault="69A490C9" w14:paraId="041115E8" w14:textId="15042E77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CCF Care Path: PJP</w:t>
      </w:r>
    </w:p>
    <w:p w:rsidR="003F4340" w:rsidP="2B735445" w:rsidRDefault="69A490C9" w14:paraId="1300178E" w14:textId="6BB40E63">
      <w:pPr>
        <w:pStyle w:val="ListParagraph"/>
        <w:numPr>
          <w:ilvl w:val="0"/>
          <w:numId w:val="15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Drug</w:t>
      </w:r>
      <w:r w:rsidRPr="2B735445">
        <w:rPr>
          <w:rFonts w:ascii="Aptos" w:hAnsi="Aptos" w:eastAsia="Aptos" w:cs="Aptos"/>
        </w:rPr>
        <w:t>: Bactrim (TMP-SMX). 1 SS Daily OR 1 DS 3x/week.</w:t>
      </w:r>
    </w:p>
    <w:p w:rsidR="003F4340" w:rsidP="2B735445" w:rsidRDefault="69A490C9" w14:paraId="115E557B" w14:textId="32732526">
      <w:pPr>
        <w:pStyle w:val="ListParagraph"/>
        <w:numPr>
          <w:ilvl w:val="0"/>
          <w:numId w:val="15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  <w:b w:val="1"/>
          <w:bCs w:val="1"/>
        </w:rPr>
        <w:t>Duration</w:t>
      </w:r>
      <w:r w:rsidRPr="7A624C93" w:rsidR="69A490C9">
        <w:rPr>
          <w:rFonts w:ascii="Aptos" w:hAnsi="Aptos" w:eastAsia="Aptos" w:cs="Aptos"/>
        </w:rPr>
        <w:t xml:space="preserve">: Life of </w:t>
      </w:r>
      <w:r w:rsidRPr="7A624C93" w:rsidR="316A9BA8">
        <w:rPr>
          <w:rFonts w:ascii="Aptos" w:hAnsi="Aptos" w:eastAsia="Aptos" w:cs="Aptos"/>
        </w:rPr>
        <w:t>Allograft</w:t>
      </w:r>
      <w:r w:rsidRPr="7A624C93" w:rsidR="69A490C9">
        <w:rPr>
          <w:rFonts w:ascii="Aptos" w:hAnsi="Aptos" w:eastAsia="Aptos" w:cs="Aptos"/>
        </w:rPr>
        <w:t xml:space="preserve"> (or min 18 months).</w:t>
      </w:r>
    </w:p>
    <w:p w:rsidR="003F4340" w:rsidP="2B735445" w:rsidRDefault="69A490C9" w14:paraId="775C2159" w14:textId="3F724D2C">
      <w:pPr>
        <w:pStyle w:val="ListParagraph"/>
        <w:numPr>
          <w:ilvl w:val="0"/>
          <w:numId w:val="15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  <w:b w:val="1"/>
          <w:bCs w:val="1"/>
        </w:rPr>
        <w:t>Sulfa Allergy</w:t>
      </w:r>
      <w:r w:rsidRPr="1028A471" w:rsidR="69A490C9">
        <w:rPr>
          <w:rFonts w:ascii="Aptos" w:hAnsi="Aptos" w:eastAsia="Aptos" w:cs="Aptos"/>
        </w:rPr>
        <w:t xml:space="preserve">: Dapsone </w:t>
      </w:r>
      <w:r w:rsidRPr="1028A471" w:rsidR="69A490C9">
        <w:rPr>
          <w:rFonts w:ascii="Aptos" w:hAnsi="Aptos" w:eastAsia="Aptos" w:cs="Aptos"/>
        </w:rPr>
        <w:t>100mg</w:t>
      </w:r>
      <w:r w:rsidRPr="1028A471" w:rsidR="69A490C9">
        <w:rPr>
          <w:rFonts w:ascii="Aptos" w:hAnsi="Aptos" w:eastAsia="Aptos" w:cs="Aptos"/>
        </w:rPr>
        <w:t xml:space="preserve"> daily </w:t>
      </w:r>
      <w:r w:rsidRPr="1028A471" w:rsidR="69A490C9">
        <w:rPr>
          <w:rFonts w:ascii="Aptos" w:hAnsi="Aptos" w:eastAsia="Aptos" w:cs="Aptos"/>
        </w:rPr>
        <w:t>or Atovaquone</w:t>
      </w:r>
      <w:r w:rsidRPr="1028A471" w:rsidR="7EA43DF7">
        <w:rPr>
          <w:rFonts w:ascii="Aptos" w:hAnsi="Aptos" w:eastAsia="Aptos" w:cs="Aptos"/>
        </w:rPr>
        <w:t xml:space="preserve"> </w:t>
      </w:r>
      <w:r w:rsidRPr="1028A471" w:rsidR="7EA43DF7">
        <w:rPr>
          <w:rFonts w:ascii="Aptos" w:hAnsi="Aptos" w:eastAsia="Aptos" w:cs="Aptos"/>
        </w:rPr>
        <w:t>1,500 mg</w:t>
      </w:r>
      <w:r w:rsidRPr="1028A471" w:rsidR="7EA43DF7">
        <w:rPr>
          <w:rFonts w:ascii="Aptos" w:hAnsi="Aptos" w:eastAsia="Aptos" w:cs="Aptos"/>
        </w:rPr>
        <w:t xml:space="preserve"> once daily orally</w:t>
      </w:r>
      <w:r w:rsidRPr="1028A471" w:rsidR="69A490C9">
        <w:rPr>
          <w:rFonts w:ascii="Aptos" w:hAnsi="Aptos" w:eastAsia="Aptos" w:cs="Aptos"/>
        </w:rPr>
        <w:t xml:space="preserve"> or </w:t>
      </w:r>
      <w:commentRangeStart w:id="1692128122"/>
      <w:r w:rsidRPr="1028A471" w:rsidR="69A490C9">
        <w:rPr>
          <w:rFonts w:ascii="Aptos" w:hAnsi="Aptos" w:eastAsia="Aptos" w:cs="Aptos"/>
        </w:rPr>
        <w:t>Pentamidine</w:t>
      </w:r>
      <w:r w:rsidRPr="1028A471" w:rsidR="0FA788FB">
        <w:rPr>
          <w:rFonts w:ascii="Aptos" w:hAnsi="Aptos" w:eastAsia="Aptos" w:cs="Aptos"/>
        </w:rPr>
        <w:t xml:space="preserve"> for one year</w:t>
      </w:r>
      <w:commentRangeEnd w:id="1692128122"/>
      <w:r>
        <w:rPr>
          <w:rStyle w:val="CommentReference"/>
        </w:rPr>
        <w:commentReference w:id="1692128122"/>
      </w:r>
      <w:r w:rsidRPr="1028A471" w:rsidR="69A490C9">
        <w:rPr>
          <w:rFonts w:ascii="Aptos" w:hAnsi="Aptos" w:eastAsia="Aptos" w:cs="Aptos"/>
        </w:rPr>
        <w:t>.</w:t>
      </w:r>
    </w:p>
    <w:p w:rsidR="29E579BD" w:rsidP="7A624C93" w:rsidRDefault="29E579BD" w14:paraId="0ABD71A6" w14:textId="2BEEAF9E">
      <w:pPr>
        <w:shd w:val="clear" w:color="auto" w:fill="FFFFFF" w:themeFill="background1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624C93" w:rsidR="29E579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to order pentamidine:</w:t>
      </w:r>
    </w:p>
    <w:p w:rsidR="29E579BD" w:rsidP="7A624C93" w:rsidRDefault="29E579BD" w14:paraId="348FEFFE" w14:textId="1FB3F86D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624C93" w:rsidR="29E57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Message Scott Marlow RRT to coordinate </w:t>
      </w:r>
      <w:r w:rsidRPr="7A624C93" w:rsidR="29E57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appointments</w:t>
      </w:r>
      <w:r w:rsidRPr="7A624C93" w:rsidR="29E57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Let him know how many months of therapy are </w:t>
      </w:r>
      <w:r w:rsidRPr="7A624C93" w:rsidR="29E57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anticipated</w:t>
      </w:r>
      <w:r w:rsidRPr="7A624C93" w:rsidR="29E57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9E579BD" w:rsidP="7A624C93" w:rsidRDefault="29E579BD" w14:paraId="69132001" w14:textId="1598B2FB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624C93" w:rsidR="29E57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order search pentamidine -&gt; Facility List -&gt; Clinic administered medications -&gt; Order pentamidine + albuterol. This enters as needed albuterol and </w:t>
      </w:r>
      <w:r w:rsidRPr="7A624C93" w:rsidR="29E57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pentamidine</w:t>
      </w:r>
      <w:r w:rsidRPr="7A624C93" w:rsidR="29E57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 year.</w:t>
      </w:r>
    </w:p>
    <w:p w:rsidR="7A624C93" w:rsidP="7A624C93" w:rsidRDefault="7A624C93" w14:paraId="1D16BE77" w14:textId="140DEFB0">
      <w:pPr>
        <w:pStyle w:val="Normal"/>
        <w:spacing w:after="0"/>
        <w:rPr>
          <w:rFonts w:ascii="Aptos" w:hAnsi="Aptos" w:eastAsia="Aptos" w:cs="Aptos"/>
        </w:rPr>
      </w:pPr>
    </w:p>
    <w:p w:rsidR="003F4340" w:rsidP="2B735445" w:rsidRDefault="69A490C9" w14:paraId="1530E395" w14:textId="6DE90617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Fungal / HSV</w:t>
      </w:r>
    </w:p>
    <w:p w:rsidR="003F4340" w:rsidP="2B735445" w:rsidRDefault="69A490C9" w14:paraId="5798CB0B" w14:textId="49FC4F92">
      <w:pPr>
        <w:spacing w:before="240" w:after="240"/>
      </w:pPr>
      <w:r w:rsidRPr="057EFE4C" w:rsidR="69A490C9">
        <w:rPr>
          <w:rFonts w:ascii="Aptos" w:hAnsi="Aptos" w:eastAsia="Aptos" w:cs="Aptos"/>
          <w:i w:val="1"/>
          <w:iCs w:val="1"/>
        </w:rPr>
        <w:t>Source: CCF Care Path</w:t>
      </w:r>
    </w:p>
    <w:p w:rsidR="003F4340" w:rsidP="2B735445" w:rsidRDefault="69A490C9" w14:paraId="083BBFF8" w14:textId="6EF6AC51">
      <w:pPr>
        <w:pStyle w:val="ListParagraph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HSV / VZV</w:t>
      </w:r>
      <w:r w:rsidRPr="2B735445">
        <w:rPr>
          <w:rFonts w:ascii="Aptos" w:hAnsi="Aptos" w:eastAsia="Aptos" w:cs="Aptos"/>
        </w:rPr>
        <w:t>: Acyclovir 400mg BID x 3 months (if not on Valcyte).</w:t>
      </w:r>
    </w:p>
    <w:p w:rsidR="003F4340" w:rsidP="2B735445" w:rsidRDefault="69A490C9" w14:paraId="6E97E048" w14:textId="6A2335C0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BK Virus (Polyomavirus)</w:t>
      </w:r>
    </w:p>
    <w:p w:rsidR="003F4340" w:rsidP="2B735445" w:rsidRDefault="69A490C9" w14:paraId="45DD96E1" w14:textId="548B46E2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Source: CCF Care Path: BKV</w:t>
      </w:r>
    </w:p>
    <w:p w:rsidR="003F4340" w:rsidP="2B735445" w:rsidRDefault="69A490C9" w14:paraId="118DBCBC" w14:textId="4BB321A3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  <w:b w:val="1"/>
          <w:bCs w:val="1"/>
        </w:rPr>
        <w:t>Screening</w:t>
      </w:r>
      <w:r w:rsidRPr="7A624C93" w:rsidR="69A490C9">
        <w:rPr>
          <w:rFonts w:ascii="Aptos" w:hAnsi="Aptos" w:eastAsia="Aptos" w:cs="Aptos"/>
        </w:rPr>
        <w:t xml:space="preserve">: Monthly </w:t>
      </w:r>
      <w:r w:rsidRPr="7A624C93" w:rsidR="1699A654">
        <w:rPr>
          <w:rFonts w:ascii="Aptos" w:hAnsi="Aptos" w:eastAsia="Aptos" w:cs="Aptos"/>
        </w:rPr>
        <w:t>PCR for</w:t>
      </w:r>
      <w:r w:rsidRPr="7A624C93" w:rsidR="69A490C9">
        <w:rPr>
          <w:rFonts w:ascii="Aptos" w:hAnsi="Aptos" w:eastAsia="Aptos" w:cs="Aptos"/>
        </w:rPr>
        <w:t xml:space="preserve"> up to 6 months, then q3 months.</w:t>
      </w:r>
    </w:p>
    <w:p w:rsidR="003F4340" w:rsidP="2B735445" w:rsidRDefault="69A490C9" w14:paraId="0443DFBF" w14:textId="14034504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Management (Stepwise)</w:t>
      </w:r>
      <w:r w:rsidRPr="2B735445">
        <w:rPr>
          <w:rFonts w:ascii="Aptos" w:hAnsi="Aptos" w:eastAsia="Aptos" w:cs="Aptos"/>
        </w:rPr>
        <w:t>:</w:t>
      </w:r>
    </w:p>
    <w:p w:rsidR="003F4340" w:rsidP="2B735445" w:rsidRDefault="69A490C9" w14:paraId="64332AB2" w14:textId="73B4DC18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</w:rPr>
        <w:t>Reduce Immunosuppression (30-50%).</w:t>
      </w:r>
    </w:p>
    <w:p w:rsidR="003F4340" w:rsidP="2B735445" w:rsidRDefault="69A490C9" w14:paraId="138DF558" w14:textId="2556C99A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</w:rPr>
        <w:t xml:space="preserve">Reduce Tacrolimus </w:t>
      </w:r>
      <w:r w:rsidRPr="7A624C93" w:rsidR="554BE892">
        <w:rPr>
          <w:rFonts w:ascii="Aptos" w:hAnsi="Aptos" w:eastAsia="Aptos" w:cs="Aptos"/>
        </w:rPr>
        <w:t>targets</w:t>
      </w:r>
      <w:r w:rsidRPr="7A624C93" w:rsidR="69A490C9">
        <w:rPr>
          <w:rFonts w:ascii="Aptos" w:hAnsi="Aptos" w:eastAsia="Aptos" w:cs="Aptos"/>
        </w:rPr>
        <w:t xml:space="preserve"> to </w:t>
      </w:r>
      <w:r w:rsidRPr="7A624C93" w:rsidR="69A490C9">
        <w:rPr>
          <w:rFonts w:ascii="Aptos" w:hAnsi="Aptos" w:eastAsia="Aptos" w:cs="Aptos"/>
          <w:b w:val="1"/>
          <w:bCs w:val="1"/>
        </w:rPr>
        <w:t>4-7 ng/</w:t>
      </w:r>
      <w:r w:rsidRPr="7A624C93" w:rsidR="69A490C9">
        <w:rPr>
          <w:rFonts w:ascii="Aptos" w:hAnsi="Aptos" w:eastAsia="Aptos" w:cs="Aptos"/>
          <w:b w:val="1"/>
          <w:bCs w:val="1"/>
        </w:rPr>
        <w:t>mL</w:t>
      </w:r>
      <w:r w:rsidRPr="7A624C93" w:rsidR="69A490C9">
        <w:rPr>
          <w:rFonts w:ascii="Aptos" w:hAnsi="Aptos" w:eastAsia="Aptos" w:cs="Aptos"/>
        </w:rPr>
        <w:t>.</w:t>
      </w:r>
    </w:p>
    <w:p w:rsidR="003F4340" w:rsidP="2B735445" w:rsidRDefault="69A490C9" w14:paraId="23D3A371" w14:textId="364ED9D7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</w:rPr>
        <w:lastRenderedPageBreak/>
        <w:t>Decrease MMF dose by 50%.</w:t>
      </w:r>
    </w:p>
    <w:p w:rsidR="003F4340" w:rsidP="2B735445" w:rsidRDefault="69A490C9" w14:paraId="46951918" w14:textId="795BE8C8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7A624C93" w:rsidR="69A490C9">
        <w:rPr>
          <w:rFonts w:ascii="Aptos" w:hAnsi="Aptos" w:eastAsia="Aptos" w:cs="Aptos"/>
        </w:rPr>
        <w:t>Consider IVIG (Second line).</w:t>
      </w:r>
    </w:p>
    <w:p w:rsidR="003F4340" w:rsidRDefault="003F4340" w14:paraId="1EF8AC4D" w14:textId="487617A0"/>
    <w:p w:rsidR="003F4340" w:rsidP="2B735445" w:rsidRDefault="69A490C9" w14:paraId="1DB5E945" w14:textId="2579D6E9">
      <w:pPr>
        <w:pStyle w:val="Heading2"/>
        <w:spacing w:before="299" w:after="299"/>
      </w:pPr>
      <w:r w:rsidRPr="2B735445">
        <w:rPr>
          <w:rFonts w:ascii="Aptos" w:hAnsi="Aptos" w:eastAsia="Aptos" w:cs="Aptos"/>
          <w:b/>
          <w:bCs/>
          <w:sz w:val="36"/>
          <w:szCs w:val="36"/>
        </w:rPr>
        <w:t>7. Landmark Studies</w:t>
      </w:r>
    </w:p>
    <w:p w:rsidR="003F4340" w:rsidP="2B735445" w:rsidRDefault="69A490C9" w14:paraId="04A0F43B" w14:textId="08363952">
      <w:pPr>
        <w:spacing w:before="240" w:after="240"/>
      </w:pPr>
      <w:r w:rsidRPr="2B735445">
        <w:rPr>
          <w:rFonts w:ascii="Aptos" w:hAnsi="Aptos" w:eastAsia="Aptos" w:cs="Aptos"/>
          <w:i/>
          <w:iCs/>
        </w:rPr>
        <w:t>Key Trials in Transplant Nephrology</w:t>
      </w:r>
    </w:p>
    <w:p w:rsidR="003F4340" w:rsidP="2B735445" w:rsidRDefault="69A490C9" w14:paraId="304627D1" w14:textId="0E798A15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Immunosuppression Maintenance</w:t>
      </w:r>
    </w:p>
    <w:p w:rsidR="003F4340" w:rsidP="2B735445" w:rsidRDefault="69A490C9" w14:paraId="0A895DD6" w14:textId="56678598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ELITE-Symphony</w:t>
      </w:r>
      <w:r w:rsidRPr="2B735445">
        <w:rPr>
          <w:rFonts w:ascii="Aptos" w:hAnsi="Aptos" w:eastAsia="Aptos" w:cs="Aptos"/>
        </w:rPr>
        <w:t xml:space="preserve"> (Ekberg et al., NEJM 2007)</w:t>
      </w:r>
    </w:p>
    <w:p w:rsidR="003F4340" w:rsidP="2B735445" w:rsidRDefault="69A490C9" w14:paraId="2F72BC35" w14:textId="52BF24B0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1,645 de novo kidney transplant recipients</w:t>
      </w:r>
    </w:p>
    <w:p w:rsidR="003F4340" w:rsidP="2B735445" w:rsidRDefault="69A490C9" w14:paraId="22A52266" w14:textId="3B72739E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Low-dose Tacrolimus + MMF + Steroids + Daclizumab</w:t>
      </w:r>
    </w:p>
    <w:p w:rsidR="003F4340" w:rsidP="2B735445" w:rsidRDefault="69A490C9" w14:paraId="4C3BE1C6" w14:textId="34835EA9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Standard-dose Cyclosporine, Low-dose Cyclosporine, or Low-dose Sirolimus regimens</w:t>
      </w:r>
    </w:p>
    <w:p w:rsidR="003F4340" w:rsidP="2B735445" w:rsidRDefault="69A490C9" w14:paraId="58F6336B" w14:textId="4964832F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Outcome</w:t>
      </w:r>
      <w:r w:rsidRPr="2B735445">
        <w:rPr>
          <w:rFonts w:ascii="Aptos" w:hAnsi="Aptos" w:eastAsia="Aptos" w:cs="Aptos"/>
        </w:rPr>
        <w:t>: Low-dose Tacrolimus had the best eGFR, lowest acute rejection rate, and highest graft survival.</w:t>
      </w:r>
    </w:p>
    <w:p w:rsidR="003F4340" w:rsidP="2B735445" w:rsidRDefault="69A490C9" w14:paraId="7E1B6237" w14:textId="65C85C5A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hyperlink r:id="rId13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P="2B735445" w:rsidRDefault="69A490C9" w14:paraId="519D4EBF" w14:textId="23B075C9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CNI-Sparing</w:t>
      </w:r>
    </w:p>
    <w:p w:rsidR="003F4340" w:rsidP="2B735445" w:rsidRDefault="69A490C9" w14:paraId="6D62A671" w14:textId="7A5EB6BB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BENEFIT Trial</w:t>
      </w:r>
      <w:r w:rsidRPr="2B735445">
        <w:rPr>
          <w:rFonts w:ascii="Aptos" w:hAnsi="Aptos" w:eastAsia="Aptos" w:cs="Aptos"/>
        </w:rPr>
        <w:t xml:space="preserve"> (Vincenti et al., Am J Transplant 2010)</w:t>
      </w:r>
    </w:p>
    <w:p w:rsidR="003F4340" w:rsidP="2B735445" w:rsidRDefault="69A490C9" w14:paraId="79542215" w14:textId="40B1A120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666 kidney transplant recipients (standard criteria/living donors)</w:t>
      </w:r>
    </w:p>
    <w:p w:rsidR="003F4340" w:rsidP="2B735445" w:rsidRDefault="69A490C9" w14:paraId="1CE9F6AA" w14:textId="7729DFCC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Belatacept (More Intensive or Less Intensive)</w:t>
      </w:r>
    </w:p>
    <w:p w:rsidR="003F4340" w:rsidP="2B735445" w:rsidRDefault="69A490C9" w14:paraId="153719E1" w14:textId="3A2AD70C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Cyclosporine (Standard Care)</w:t>
      </w:r>
    </w:p>
    <w:p w:rsidR="003F4340" w:rsidP="2B735445" w:rsidRDefault="69A490C9" w14:paraId="7A4256C7" w14:textId="207CA25C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  <w:b w:val="1"/>
          <w:bCs w:val="1"/>
        </w:rPr>
        <w:t>Outcome</w:t>
      </w:r>
      <w:r w:rsidRPr="1028A471" w:rsidR="69A490C9">
        <w:rPr>
          <w:rFonts w:ascii="Aptos" w:hAnsi="Aptos" w:eastAsia="Aptos" w:cs="Aptos"/>
        </w:rPr>
        <w:t xml:space="preserve">: </w:t>
      </w:r>
      <w:r w:rsidRPr="1028A471" w:rsidR="69A490C9">
        <w:rPr>
          <w:rFonts w:ascii="Aptos" w:hAnsi="Aptos" w:eastAsia="Aptos" w:cs="Aptos"/>
        </w:rPr>
        <w:t>Belatacept</w:t>
      </w:r>
      <w:r w:rsidRPr="1028A471" w:rsidR="69A490C9">
        <w:rPr>
          <w:rFonts w:ascii="Aptos" w:hAnsi="Aptos" w:eastAsia="Aptos" w:cs="Aptos"/>
        </w:rPr>
        <w:t xml:space="preserve"> showed superior renal function and metabolic </w:t>
      </w:r>
      <w:r w:rsidRPr="1028A471" w:rsidR="123B58CE">
        <w:rPr>
          <w:rFonts w:ascii="Aptos" w:hAnsi="Aptos" w:eastAsia="Aptos" w:cs="Aptos"/>
        </w:rPr>
        <w:t>profiles,</w:t>
      </w:r>
      <w:r w:rsidRPr="1028A471" w:rsidR="69A490C9">
        <w:rPr>
          <w:rFonts w:ascii="Aptos" w:hAnsi="Aptos" w:eastAsia="Aptos" w:cs="Aptos"/>
        </w:rPr>
        <w:t xml:space="preserve"> but higher rates/grades of early acute rejection.</w:t>
      </w:r>
    </w:p>
    <w:p w:rsidR="003F4340" w:rsidP="2B735445" w:rsidRDefault="69A490C9" w14:paraId="7631A995" w14:textId="2C14820B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hyperlink r:id="rId14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P="2B735445" w:rsidRDefault="69A490C9" w14:paraId="2650AB03" w14:textId="7C3B39CF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Induction</w:t>
      </w:r>
    </w:p>
    <w:p w:rsidR="003F4340" w:rsidP="2B735445" w:rsidRDefault="69A490C9" w14:paraId="34DFECD9" w14:textId="08E956D0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Brennan Induction</w:t>
      </w:r>
      <w:r w:rsidRPr="2B735445">
        <w:rPr>
          <w:rFonts w:ascii="Aptos" w:hAnsi="Aptos" w:eastAsia="Aptos" w:cs="Aptos"/>
        </w:rPr>
        <w:t xml:space="preserve"> (Brennan et al., NEJM 2006)</w:t>
      </w:r>
    </w:p>
    <w:p w:rsidR="003F4340" w:rsidP="2B735445" w:rsidRDefault="69A490C9" w14:paraId="054711C8" w14:textId="689C3EDF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278 high-risk kidney transplant recipients</w:t>
      </w:r>
    </w:p>
    <w:p w:rsidR="003F4340" w:rsidP="2B735445" w:rsidRDefault="69A490C9" w14:paraId="04971DE7" w14:textId="3F304EBD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Rabbit Anti-Thymocyte Globulin (rATG) induction</w:t>
      </w:r>
    </w:p>
    <w:p w:rsidR="003F4340" w:rsidP="2B735445" w:rsidRDefault="69A490C9" w14:paraId="6F4511FC" w14:textId="449D93EE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Basiliximab (IL-2 RA) induction</w:t>
      </w:r>
    </w:p>
    <w:p w:rsidR="003F4340" w:rsidP="2B735445" w:rsidRDefault="69A490C9" w14:paraId="00F2D03E" w14:textId="7F4C44D1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lastRenderedPageBreak/>
        <w:t>Outcome</w:t>
      </w:r>
      <w:r w:rsidRPr="2B735445">
        <w:rPr>
          <w:rFonts w:ascii="Aptos" w:hAnsi="Aptos" w:eastAsia="Aptos" w:cs="Aptos"/>
        </w:rPr>
        <w:t>: rATG significantly reduced acute rejection (15.6% vs 25.5%) but increased infection risk; survival was similar.</w:t>
      </w:r>
    </w:p>
    <w:p w:rsidR="003F4340" w:rsidP="2B735445" w:rsidRDefault="69A490C9" w14:paraId="490B82D6" w14:textId="0E7B5A6B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hyperlink r:id="rId15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P="2B735445" w:rsidRDefault="69A490C9" w14:paraId="674B7ED3" w14:textId="68486179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Steroid Withdrawal</w:t>
      </w:r>
    </w:p>
    <w:p w:rsidR="003F4340" w:rsidP="2B735445" w:rsidRDefault="69A490C9" w14:paraId="2A8CCA3A" w14:textId="18D9951C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Woodle Steroid Withdrawal</w:t>
      </w:r>
      <w:r w:rsidRPr="2B735445">
        <w:rPr>
          <w:rFonts w:ascii="Aptos" w:hAnsi="Aptos" w:eastAsia="Aptos" w:cs="Aptos"/>
        </w:rPr>
        <w:t xml:space="preserve"> (Woodle et al., Ann Surg 2008)</w:t>
      </w:r>
    </w:p>
    <w:p w:rsidR="003F4340" w:rsidP="2B735445" w:rsidRDefault="69A490C9" w14:paraId="6AB1B8E6" w14:textId="78475CEC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386 low-to-moderate risk recipients</w:t>
      </w:r>
    </w:p>
    <w:p w:rsidR="003F4340" w:rsidP="2B735445" w:rsidRDefault="69A490C9" w14:paraId="28BB5C31" w14:textId="32B6D6A6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Early Steroid Withdrawal (stopped by day 7)</w:t>
      </w:r>
    </w:p>
    <w:p w:rsidR="003F4340" w:rsidP="2B735445" w:rsidRDefault="69A490C9" w14:paraId="2003CC70" w14:textId="278B1574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Chronic Corticosteroid Maintenance</w:t>
      </w:r>
    </w:p>
    <w:p w:rsidR="003F4340" w:rsidP="2B735445" w:rsidRDefault="69A490C9" w14:paraId="4447171E" w14:textId="6735C30C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Outcome</w:t>
      </w:r>
      <w:r w:rsidRPr="2B735445">
        <w:rPr>
          <w:rFonts w:ascii="Aptos" w:hAnsi="Aptos" w:eastAsia="Aptos" w:cs="Aptos"/>
        </w:rPr>
        <w:t>: No difference in patient/graft survival at 5 years. Withdrawal group had slightly higher rejection but better metabolic outcomes.</w:t>
      </w:r>
    </w:p>
    <w:p w:rsidR="003F4340" w:rsidP="2B735445" w:rsidRDefault="69A490C9" w14:paraId="42F59A06" w14:textId="20670666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hyperlink r:id="rId16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P="2B735445" w:rsidRDefault="69A490C9" w14:paraId="6AF5653F" w14:textId="75CD1934">
      <w:pPr>
        <w:pStyle w:val="Heading3"/>
        <w:spacing w:before="281" w:after="281"/>
      </w:pPr>
      <w:r w:rsidRPr="1028A471" w:rsidR="69A490C9">
        <w:rPr>
          <w:rFonts w:ascii="Aptos" w:hAnsi="Aptos" w:eastAsia="Aptos" w:cs="Aptos"/>
          <w:b w:val="1"/>
          <w:bCs w:val="1"/>
        </w:rPr>
        <w:t xml:space="preserve">Special </w:t>
      </w:r>
      <w:commentRangeStart w:id="19"/>
      <w:r w:rsidRPr="1028A471" w:rsidR="69A490C9">
        <w:rPr>
          <w:rFonts w:ascii="Aptos" w:hAnsi="Aptos" w:eastAsia="Aptos" w:cs="Aptos"/>
          <w:b w:val="1"/>
          <w:bCs w:val="1"/>
        </w:rPr>
        <w:t>Populations</w:t>
      </w:r>
      <w:commentRangeEnd w:id="19"/>
      <w:r>
        <w:rPr>
          <w:rStyle w:val="CommentReference"/>
        </w:rPr>
        <w:commentReference w:id="19"/>
      </w:r>
    </w:p>
    <w:p w:rsidR="003F4340" w:rsidP="2B735445" w:rsidRDefault="69A490C9" w14:paraId="0EAFE25B" w14:textId="368D9453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HOPE Study</w:t>
      </w:r>
      <w:r w:rsidRPr="2B735445">
        <w:rPr>
          <w:rFonts w:ascii="Aptos" w:hAnsi="Aptos" w:eastAsia="Aptos" w:cs="Aptos"/>
        </w:rPr>
        <w:t xml:space="preserve"> (Durand et al., NEJM 2019)</w:t>
      </w:r>
    </w:p>
    <w:p w:rsidR="003F4340" w:rsidP="2B735445" w:rsidRDefault="69A490C9" w14:paraId="2AC5E8A3" w14:textId="2AFF3830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75 HIV-positive kidney transplant candidates</w:t>
      </w:r>
    </w:p>
    <w:p w:rsidR="003F4340" w:rsidP="2B735445" w:rsidRDefault="69A490C9" w14:paraId="0E0EEEB2" w14:textId="07E7437F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Kidneys from HIV-positive deceased donors</w:t>
      </w:r>
    </w:p>
    <w:p w:rsidR="003F4340" w:rsidP="2B735445" w:rsidRDefault="69A490C9" w14:paraId="4562F0D6" w14:textId="785B097E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Kidneys from HIV-negative deceased donors</w:t>
      </w:r>
    </w:p>
    <w:p w:rsidR="003F4340" w:rsidP="2B735445" w:rsidRDefault="69A490C9" w14:paraId="73A821BF" w14:textId="428C56AF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Outcome</w:t>
      </w:r>
      <w:r w:rsidRPr="2B735445">
        <w:rPr>
          <w:rFonts w:ascii="Aptos" w:hAnsi="Aptos" w:eastAsia="Aptos" w:cs="Aptos"/>
        </w:rPr>
        <w:t>: No significant difference in graft survival or rejection, validating the safety of HIV-to-HIV transplantation.</w:t>
      </w:r>
    </w:p>
    <w:p w:rsidR="003F4340" w:rsidP="2B735445" w:rsidRDefault="69A490C9" w14:paraId="1C15C4B4" w14:textId="4A77C42D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hyperlink r:id="R226ffea1805a4f16">
        <w:r w:rsidRPr="1028A471" w:rsidR="69A490C9">
          <w:rPr>
            <w:rStyle w:val="Hyperlink"/>
            <w:rFonts w:ascii="Aptos" w:hAnsi="Aptos" w:eastAsia="Aptos" w:cs="Aptos"/>
          </w:rPr>
          <w:t>PubMed Link</w:t>
        </w:r>
      </w:hyperlink>
    </w:p>
    <w:p w:rsidR="611237BC" w:rsidP="1028A471" w:rsidRDefault="611237BC" w14:paraId="7D025B36" w14:textId="520B57BA">
      <w:pPr>
        <w:spacing w:before="240" w:beforeAutospacing="off" w:after="240" w:afterAutospacing="off"/>
      </w:pPr>
      <w:r w:rsidRPr="1028A471" w:rsidR="611237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THINKER Trial</w:t>
      </w:r>
      <w:r w:rsidRPr="1028A471" w:rsidR="611237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(Goldberg et al., NEJM 2017)</w:t>
      </w:r>
    </w:p>
    <w:p w:rsidR="611237BC" w:rsidP="1028A471" w:rsidRDefault="611237BC" w14:paraId="5443F121" w14:textId="7879780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sz w:val="24"/>
          <w:szCs w:val="24"/>
        </w:rPr>
      </w:pPr>
      <w:r w:rsidRPr="1028A471" w:rsidR="611237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Population:</w:t>
      </w:r>
      <w:r w:rsidRPr="1028A471" w:rsidR="611237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 HCV-negative kidney transplant candidates </w:t>
      </w:r>
    </w:p>
    <w:p w:rsidR="611237BC" w:rsidP="1028A471" w:rsidRDefault="611237BC" w14:paraId="3A157492" w14:textId="238CC87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sz w:val="24"/>
          <w:szCs w:val="24"/>
        </w:rPr>
      </w:pPr>
      <w:r w:rsidRPr="1028A471" w:rsidR="611237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Intervention:</w:t>
      </w:r>
      <w:r w:rsidRPr="1028A471" w:rsidR="611237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Kidneys from HCV-viremic (genotype 1) deceased donors followed by elbasvir–grazoprevir treatment </w:t>
      </w:r>
    </w:p>
    <w:p w:rsidR="611237BC" w:rsidP="1028A471" w:rsidRDefault="611237BC" w14:paraId="7ACABE6D" w14:textId="5EDC62C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sz w:val="24"/>
          <w:szCs w:val="24"/>
        </w:rPr>
      </w:pPr>
      <w:r w:rsidRPr="1028A471" w:rsidR="611237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Comparison:</w:t>
      </w:r>
      <w:r w:rsidRPr="1028A471" w:rsidR="611237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 of care (avoiding HCV-positive donors for HCV-negative recipients) </w:t>
      </w:r>
    </w:p>
    <w:p w:rsidR="611237BC" w:rsidP="1028A471" w:rsidRDefault="611237BC" w14:paraId="324E2DB1" w14:textId="0BA5CF8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sz w:val="24"/>
          <w:szCs w:val="24"/>
        </w:rPr>
      </w:pPr>
      <w:r w:rsidRPr="1028A471" w:rsidR="611237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Outcome:</w:t>
      </w:r>
      <w:r w:rsidRPr="1028A471" w:rsidR="611237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100% cure rate (SVR12) of donor-derived HCV infection with excellent early graft function, proving the feasibility of using HCV-viremic organs in uninfected recipients. </w:t>
      </w:r>
    </w:p>
    <w:p w:rsidR="611237BC" w:rsidP="1028A471" w:rsidRDefault="611237BC" w14:paraId="066D8151" w14:textId="71DAFD5E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hyperlink r:id="R5e793d93b16a49af">
        <w:r w:rsidRPr="1028A471" w:rsidR="611237BC">
          <w:rPr>
            <w:rStyle w:val="Hyperlink"/>
            <w:rFonts w:ascii="Aptos" w:hAnsi="Aptos" w:eastAsia="Aptos" w:cs="Aptos"/>
            <w:b w:val="0"/>
            <w:bCs w:val="0"/>
            <w:noProof w:val="0"/>
            <w:sz w:val="24"/>
            <w:szCs w:val="24"/>
            <w:lang w:val="en-US"/>
          </w:rPr>
          <w:t>PubMed Link</w:t>
        </w:r>
      </w:hyperlink>
    </w:p>
    <w:p w:rsidR="1028A471" w:rsidP="1028A471" w:rsidRDefault="1028A471" w14:paraId="19A5977D" w14:textId="376ABB4F">
      <w:pPr>
        <w:pStyle w:val="Normal"/>
        <w:spacing w:after="0"/>
        <w:rPr>
          <w:rFonts w:ascii="Aptos" w:hAnsi="Aptos" w:eastAsia="Aptos" w:cs="Aptos"/>
        </w:rPr>
      </w:pPr>
    </w:p>
    <w:p w:rsidR="003F4340" w:rsidP="2B735445" w:rsidRDefault="69A490C9" w14:paraId="60B0329C" w14:textId="01FB51E2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mTOR Inhibitors</w:t>
      </w:r>
    </w:p>
    <w:p w:rsidR="003F4340" w:rsidP="2B735445" w:rsidRDefault="69A490C9" w14:paraId="4EF9F27F" w14:textId="43637117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TRANSFORM Study</w:t>
      </w:r>
      <w:r w:rsidRPr="2B735445">
        <w:rPr>
          <w:rFonts w:ascii="Aptos" w:hAnsi="Aptos" w:eastAsia="Aptos" w:cs="Aptos"/>
        </w:rPr>
        <w:t xml:space="preserve"> (Pascual et al., J Am Soc Nephrol 2018)</w:t>
      </w:r>
    </w:p>
    <w:p w:rsidR="003F4340" w:rsidP="2B735445" w:rsidRDefault="69A490C9" w14:paraId="0223CB02" w14:textId="7CA08334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2,037 de novo recipients</w:t>
      </w:r>
    </w:p>
    <w:p w:rsidR="003F4340" w:rsidP="2B735445" w:rsidRDefault="69A490C9" w14:paraId="700703FF" w14:textId="780C51AA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Everolimus + Reduced-exposure CNI</w:t>
      </w:r>
    </w:p>
    <w:p w:rsidR="003F4340" w:rsidP="2B735445" w:rsidRDefault="69A490C9" w14:paraId="4489A3A6" w14:textId="1AD21C94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Mycophenolic Acid (MPA) + Standard-exposure CNI</w:t>
      </w:r>
    </w:p>
    <w:p w:rsidR="003F4340" w:rsidP="2B735445" w:rsidRDefault="69A490C9" w14:paraId="27B2954A" w14:textId="4E9053FB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  <w:b w:val="1"/>
          <w:bCs w:val="1"/>
        </w:rPr>
        <w:t>Outcome</w:t>
      </w:r>
      <w:r w:rsidRPr="1028A471" w:rsidR="69A490C9">
        <w:rPr>
          <w:rFonts w:ascii="Aptos" w:hAnsi="Aptos" w:eastAsia="Aptos" w:cs="Aptos"/>
        </w:rPr>
        <w:t xml:space="preserve">: </w:t>
      </w:r>
      <w:r w:rsidRPr="1028A471" w:rsidR="2F29729B">
        <w:rPr>
          <w:rFonts w:ascii="Aptos" w:hAnsi="Aptos" w:eastAsia="Aptos" w:cs="Aptos"/>
        </w:rPr>
        <w:t>The Everolimus</w:t>
      </w:r>
      <w:r w:rsidRPr="1028A471" w:rsidR="69A490C9">
        <w:rPr>
          <w:rFonts w:ascii="Aptos" w:hAnsi="Aptos" w:eastAsia="Aptos" w:cs="Aptos"/>
        </w:rPr>
        <w:t xml:space="preserve"> regimen was non-inferior for composite endpoint (rejection/graft dysfunction) with different side-effect </w:t>
      </w:r>
      <w:r w:rsidRPr="1028A471" w:rsidR="68106840">
        <w:rPr>
          <w:rFonts w:ascii="Aptos" w:hAnsi="Aptos" w:eastAsia="Aptos" w:cs="Aptos"/>
        </w:rPr>
        <w:t>profiles</w:t>
      </w:r>
      <w:r w:rsidRPr="1028A471" w:rsidR="69A490C9">
        <w:rPr>
          <w:rFonts w:ascii="Aptos" w:hAnsi="Aptos" w:eastAsia="Aptos" w:cs="Aptos"/>
        </w:rPr>
        <w:t xml:space="preserve"> (wound issues vs viral).</w:t>
      </w:r>
    </w:p>
    <w:p w:rsidR="003F4340" w:rsidP="2B735445" w:rsidRDefault="69A490C9" w14:paraId="6364D320" w14:textId="3DB5ACC5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</w:rPr>
      </w:pPr>
      <w:hyperlink r:id="rId18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P="2B735445" w:rsidRDefault="69A490C9" w14:paraId="79B1B67C" w14:textId="46252EE5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lastRenderedPageBreak/>
        <w:t>Historical/Antimetabolites</w:t>
      </w:r>
    </w:p>
    <w:p w:rsidR="003F4340" w:rsidP="2B735445" w:rsidRDefault="69A490C9" w14:paraId="719D5D83" w14:textId="07512277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Tricontinental MMF</w:t>
      </w:r>
      <w:r w:rsidRPr="2B735445">
        <w:rPr>
          <w:rFonts w:ascii="Aptos" w:hAnsi="Aptos" w:eastAsia="Aptos" w:cs="Aptos"/>
        </w:rPr>
        <w:t xml:space="preserve"> (The Tricontinental Study Group, Lancet 1996)</w:t>
      </w:r>
    </w:p>
    <w:p w:rsidR="003F4340" w:rsidP="2B735445" w:rsidRDefault="69A490C9" w14:paraId="21B9BA4C" w14:textId="2F418E18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503 cadaveric kidney recipients</w:t>
      </w:r>
    </w:p>
    <w:p w:rsidR="003F4340" w:rsidP="2B735445" w:rsidRDefault="69A490C9" w14:paraId="0FCDDFE5" w14:textId="27E3AE1A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Mycophenolate Mofetil (MMF)</w:t>
      </w:r>
    </w:p>
    <w:p w:rsidR="003F4340" w:rsidP="2B735445" w:rsidRDefault="69A490C9" w14:paraId="33CFC1E8" w14:textId="4C63A4DA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Azathioprine + Cyclosporine + Steroids</w:t>
      </w:r>
    </w:p>
    <w:p w:rsidR="003F4340" w:rsidP="2B735445" w:rsidRDefault="69A490C9" w14:paraId="2A35AD9D" w14:textId="6A820500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Outcome</w:t>
      </w:r>
      <w:r w:rsidRPr="2B735445">
        <w:rPr>
          <w:rFonts w:ascii="Aptos" w:hAnsi="Aptos" w:eastAsia="Aptos" w:cs="Aptos"/>
        </w:rPr>
        <w:t>: MMF significantly reduced biopsy-proven acute rejection compared to Azathioprine.</w:t>
      </w:r>
    </w:p>
    <w:p w:rsidR="003F4340" w:rsidP="2B735445" w:rsidRDefault="69A490C9" w14:paraId="4476B125" w14:textId="1F40A841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hyperlink r:id="rId19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P="2B735445" w:rsidRDefault="69A490C9" w14:paraId="0D0F923C" w14:textId="410BB7FD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Desensitization</w:t>
      </w:r>
    </w:p>
    <w:p w:rsidR="003F4340" w:rsidP="2B735445" w:rsidRDefault="69A490C9" w14:paraId="1D9FE3E8" w14:textId="12129104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Montgomery Desensitization</w:t>
      </w:r>
      <w:r w:rsidRPr="2B735445">
        <w:rPr>
          <w:rFonts w:ascii="Aptos" w:hAnsi="Aptos" w:eastAsia="Aptos" w:cs="Aptos"/>
        </w:rPr>
        <w:t xml:space="preserve"> (Montgomery et al., NEJM 2011)</w:t>
      </w:r>
    </w:p>
    <w:p w:rsidR="003F4340" w:rsidP="2B735445" w:rsidRDefault="69A490C9" w14:paraId="08DC3BCC" w14:textId="717B6A3B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211 HLA-sensitized patients with incompatible living donor</w:t>
      </w:r>
    </w:p>
    <w:p w:rsidR="003F4340" w:rsidP="2B735445" w:rsidRDefault="69A490C9" w14:paraId="6CD69F28" w14:textId="3D274CAE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Desensitization + Live Donor Transplant</w:t>
      </w:r>
    </w:p>
    <w:p w:rsidR="003F4340" w:rsidP="2B735445" w:rsidRDefault="69A490C9" w14:paraId="63B57956" w14:textId="64DF5583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Waitlist (Dialysis or eventual compatible transplant)</w:t>
      </w:r>
    </w:p>
    <w:p w:rsidR="003F4340" w:rsidP="2B735445" w:rsidRDefault="69A490C9" w14:paraId="742CED72" w14:textId="6088A26B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Outcome</w:t>
      </w:r>
      <w:r w:rsidRPr="2B735445">
        <w:rPr>
          <w:rFonts w:ascii="Aptos" w:hAnsi="Aptos" w:eastAsia="Aptos" w:cs="Aptos"/>
        </w:rPr>
        <w:t>: Significant survival benefit for desensitized patients compared to those remaining on dialysis/waitlist.</w:t>
      </w:r>
    </w:p>
    <w:p w:rsidR="003F4340" w:rsidP="2B735445" w:rsidRDefault="69A490C9" w14:paraId="309F462A" w14:textId="2A98C996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hyperlink r:id="rId20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P="2B735445" w:rsidRDefault="69A490C9" w14:paraId="296C0BFA" w14:textId="18972A8D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Infectious Disease</w:t>
      </w:r>
    </w:p>
    <w:p w:rsidR="003F4340" w:rsidP="2B735445" w:rsidRDefault="69A490C9" w14:paraId="5BA52959" w14:textId="219F8B50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IMPACT Study</w:t>
      </w:r>
      <w:r w:rsidRPr="2B735445">
        <w:rPr>
          <w:rFonts w:ascii="Aptos" w:hAnsi="Aptos" w:eastAsia="Aptos" w:cs="Aptos"/>
        </w:rPr>
        <w:t xml:space="preserve"> (Humar et al., Am J Transplant 2010)</w:t>
      </w:r>
    </w:p>
    <w:p w:rsidR="003F4340" w:rsidP="2B735445" w:rsidRDefault="69A490C9" w14:paraId="0A8CB80A" w14:textId="7D8CF685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318 high-risk (CMV D+/R-) recipients</w:t>
      </w:r>
    </w:p>
    <w:p w:rsidR="003F4340" w:rsidP="2B735445" w:rsidRDefault="69A490C9" w14:paraId="64885B41" w14:textId="517CE88E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Valganciclovir prophylaxis for 200 days</w:t>
      </w:r>
    </w:p>
    <w:p w:rsidR="003F4340" w:rsidP="2B735445" w:rsidRDefault="69A490C9" w14:paraId="3CBD40EF" w14:textId="45C4D4BC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Valganciclovir prophylaxis for 100 days</w:t>
      </w:r>
    </w:p>
    <w:p w:rsidR="003F4340" w:rsidP="2B735445" w:rsidRDefault="69A490C9" w14:paraId="16E30C02" w14:textId="76176221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Outcome</w:t>
      </w:r>
      <w:r w:rsidRPr="2B735445">
        <w:rPr>
          <w:rFonts w:ascii="Aptos" w:hAnsi="Aptos" w:eastAsia="Aptos" w:cs="Aptos"/>
        </w:rPr>
        <w:t>: 200-day prophylaxis significantly reduced CMV disease at 12 months without increased toxicity.</w:t>
      </w:r>
    </w:p>
    <w:p w:rsidR="003F4340" w:rsidP="2B735445" w:rsidRDefault="69A490C9" w14:paraId="7D4F4C7A" w14:textId="53DB1720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hyperlink r:id="rId21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P="2B735445" w:rsidRDefault="69A490C9" w14:paraId="2E23AB39" w14:textId="15B44E48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CNI Minimization</w:t>
      </w:r>
    </w:p>
    <w:p w:rsidR="003F4340" w:rsidP="2B735445" w:rsidRDefault="69A490C9" w14:paraId="62FED798" w14:textId="1603BA25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CAESAR Study</w:t>
      </w:r>
      <w:r w:rsidRPr="2B735445">
        <w:rPr>
          <w:rFonts w:ascii="Aptos" w:hAnsi="Aptos" w:eastAsia="Aptos" w:cs="Aptos"/>
        </w:rPr>
        <w:t xml:space="preserve"> (Ekberg et al., Am J Transplant 2007)</w:t>
      </w:r>
    </w:p>
    <w:p w:rsidR="003F4340" w:rsidP="2B735445" w:rsidRDefault="69A490C9" w14:paraId="7FB11665" w14:textId="6577858A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536 de novo recipients</w:t>
      </w:r>
    </w:p>
    <w:p w:rsidR="003F4340" w:rsidP="2B735445" w:rsidRDefault="69A490C9" w14:paraId="6196A218" w14:textId="1B0177B1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Cyclosporine Withdrawal (stopped by month 6)</w:t>
      </w:r>
    </w:p>
    <w:p w:rsidR="003F4340" w:rsidP="2B735445" w:rsidRDefault="69A490C9" w14:paraId="0C4B375E" w14:textId="181F019E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lastRenderedPageBreak/>
        <w:t>Comparison</w:t>
      </w:r>
      <w:r w:rsidRPr="2B735445">
        <w:rPr>
          <w:rFonts w:ascii="Aptos" w:hAnsi="Aptos" w:eastAsia="Aptos" w:cs="Aptos"/>
        </w:rPr>
        <w:t>: Low-dose or Standard-dose Cyclosporine maintenance</w:t>
      </w:r>
    </w:p>
    <w:p w:rsidR="003F4340" w:rsidP="2B735445" w:rsidRDefault="69A490C9" w14:paraId="6EB44C51" w14:textId="733DB541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Outcome</w:t>
      </w:r>
      <w:r w:rsidRPr="2B735445">
        <w:rPr>
          <w:rFonts w:ascii="Aptos" w:hAnsi="Aptos" w:eastAsia="Aptos" w:cs="Aptos"/>
        </w:rPr>
        <w:t>: Complete Cyclosporine withdrawal led to significantly higher acute rejection rates.</w:t>
      </w:r>
    </w:p>
    <w:p w:rsidR="003F4340" w:rsidP="2B735445" w:rsidRDefault="69A490C9" w14:paraId="4CF50471" w14:textId="6799F2BE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hyperlink r:id="rId22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P="2B735445" w:rsidRDefault="69A490C9" w14:paraId="4E35D07F" w14:textId="71D6B716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Pediatrics</w:t>
      </w:r>
    </w:p>
    <w:p w:rsidR="003F4340" w:rsidP="2B735445" w:rsidRDefault="69A490C9" w14:paraId="6DA1FE67" w14:textId="1F2C12D7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TWIST Study</w:t>
      </w:r>
      <w:r w:rsidRPr="2B735445">
        <w:rPr>
          <w:rFonts w:ascii="Aptos" w:hAnsi="Aptos" w:eastAsia="Aptos" w:cs="Aptos"/>
        </w:rPr>
        <w:t xml:space="preserve"> (Grenda et al., Am J Transplant 2010)</w:t>
      </w:r>
    </w:p>
    <w:p w:rsidR="003F4340" w:rsidP="2B735445" w:rsidRDefault="69A490C9" w14:paraId="2AAB518E" w14:textId="2227D060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Pediatric recipients (low risk)</w:t>
      </w:r>
    </w:p>
    <w:p w:rsidR="003F4340" w:rsidP="2B735445" w:rsidRDefault="69A490C9" w14:paraId="36EEAD05" w14:textId="3F75CBC9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Steroid-free regimen (Tac + MMF + Daclizumab)</w:t>
      </w:r>
    </w:p>
    <w:p w:rsidR="003F4340" w:rsidP="2B735445" w:rsidRDefault="69A490C9" w14:paraId="7330CE38" w14:textId="201D1505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Standard Steroid Maintenance</w:t>
      </w:r>
    </w:p>
    <w:p w:rsidR="003F4340" w:rsidP="2B735445" w:rsidRDefault="69A490C9" w14:paraId="240B501E" w14:textId="53934E7F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1028A471" w:rsidR="69A490C9">
        <w:rPr>
          <w:rFonts w:ascii="Aptos" w:hAnsi="Aptos" w:eastAsia="Aptos" w:cs="Aptos"/>
          <w:b w:val="1"/>
          <w:bCs w:val="1"/>
        </w:rPr>
        <w:t>Outcome</w:t>
      </w:r>
      <w:r w:rsidRPr="1028A471" w:rsidR="69A490C9">
        <w:rPr>
          <w:rFonts w:ascii="Aptos" w:hAnsi="Aptos" w:eastAsia="Aptos" w:cs="Aptos"/>
        </w:rPr>
        <w:t xml:space="preserve">: </w:t>
      </w:r>
      <w:r w:rsidRPr="1028A471" w:rsidR="31BBE571">
        <w:rPr>
          <w:rFonts w:ascii="Aptos" w:hAnsi="Aptos" w:eastAsia="Aptos" w:cs="Aptos"/>
        </w:rPr>
        <w:t>The Steroid</w:t>
      </w:r>
      <w:r w:rsidRPr="1028A471" w:rsidR="69A490C9">
        <w:rPr>
          <w:rFonts w:ascii="Aptos" w:hAnsi="Aptos" w:eastAsia="Aptos" w:cs="Aptos"/>
        </w:rPr>
        <w:t>-free group had better linear growth with no increased risk of rejection or graft loss.</w:t>
      </w:r>
    </w:p>
    <w:p w:rsidR="003F4340" w:rsidP="2B735445" w:rsidRDefault="69A490C9" w14:paraId="795AE301" w14:textId="61D9D63B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hyperlink r:id="rId23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P="2B735445" w:rsidRDefault="69A490C9" w14:paraId="2760B947" w14:textId="7A989575">
      <w:pPr>
        <w:pStyle w:val="Heading3"/>
        <w:spacing w:before="281" w:after="281"/>
      </w:pPr>
      <w:r w:rsidRPr="2B735445">
        <w:rPr>
          <w:rFonts w:ascii="Aptos" w:hAnsi="Aptos" w:eastAsia="Aptos" w:cs="Aptos"/>
          <w:b/>
          <w:bCs/>
        </w:rPr>
        <w:t>Conversion Strategies</w:t>
      </w:r>
    </w:p>
    <w:p w:rsidR="003F4340" w:rsidP="2B735445" w:rsidRDefault="69A490C9" w14:paraId="4DEDE62C" w14:textId="5D875D7A">
      <w:pPr>
        <w:spacing w:before="240" w:after="240"/>
      </w:pPr>
      <w:r w:rsidRPr="2B735445">
        <w:rPr>
          <w:rFonts w:ascii="Aptos" w:hAnsi="Aptos" w:eastAsia="Aptos" w:cs="Aptos"/>
          <w:b/>
          <w:bCs/>
        </w:rPr>
        <w:t>ZEUS Study</w:t>
      </w:r>
      <w:r w:rsidRPr="2B735445">
        <w:rPr>
          <w:rFonts w:ascii="Aptos" w:hAnsi="Aptos" w:eastAsia="Aptos" w:cs="Aptos"/>
        </w:rPr>
        <w:t xml:space="preserve"> (Budde et al., Lancet 2011)</w:t>
      </w:r>
    </w:p>
    <w:p w:rsidR="003F4340" w:rsidP="2B735445" w:rsidRDefault="69A490C9" w14:paraId="01210A45" w14:textId="5351FC6C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Population</w:t>
      </w:r>
      <w:r w:rsidRPr="2B735445">
        <w:rPr>
          <w:rFonts w:ascii="Aptos" w:hAnsi="Aptos" w:eastAsia="Aptos" w:cs="Aptos"/>
        </w:rPr>
        <w:t>: 300 de novo recipients</w:t>
      </w:r>
    </w:p>
    <w:p w:rsidR="003F4340" w:rsidP="2B735445" w:rsidRDefault="69A490C9" w14:paraId="5BA68CD8" w14:textId="1085698C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Intervention</w:t>
      </w:r>
      <w:r w:rsidRPr="2B735445">
        <w:rPr>
          <w:rFonts w:ascii="Aptos" w:hAnsi="Aptos" w:eastAsia="Aptos" w:cs="Aptos"/>
        </w:rPr>
        <w:t>: Early conversion to Everolimus (4.5 months) + CNI elimination</w:t>
      </w:r>
    </w:p>
    <w:p w:rsidR="003F4340" w:rsidP="2B735445" w:rsidRDefault="69A490C9" w14:paraId="35E5B955" w14:textId="773B02D3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Comparison</w:t>
      </w:r>
      <w:r w:rsidRPr="2B735445">
        <w:rPr>
          <w:rFonts w:ascii="Aptos" w:hAnsi="Aptos" w:eastAsia="Aptos" w:cs="Aptos"/>
        </w:rPr>
        <w:t>: Continue Cyclosporine</w:t>
      </w:r>
    </w:p>
    <w:p w:rsidR="003F4340" w:rsidP="2B735445" w:rsidRDefault="69A490C9" w14:paraId="6D4FD629" w14:textId="39673688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B735445">
        <w:rPr>
          <w:rFonts w:ascii="Aptos" w:hAnsi="Aptos" w:eastAsia="Aptos" w:cs="Aptos"/>
          <w:b/>
          <w:bCs/>
        </w:rPr>
        <w:t>Outcome</w:t>
      </w:r>
      <w:r w:rsidRPr="2B735445">
        <w:rPr>
          <w:rFonts w:ascii="Aptos" w:hAnsi="Aptos" w:eastAsia="Aptos" w:cs="Aptos"/>
        </w:rPr>
        <w:t>: Conversion improved renal function (GFR) but was associated with a higher rate of mild acute rejection.</w:t>
      </w:r>
    </w:p>
    <w:p w:rsidR="003F4340" w:rsidP="2B735445" w:rsidRDefault="69A490C9" w14:paraId="51BE1864" w14:textId="548B24E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hyperlink r:id="rId24">
        <w:r w:rsidRPr="2B735445">
          <w:rPr>
            <w:rStyle w:val="Hyperlink"/>
            <w:rFonts w:ascii="Aptos" w:hAnsi="Aptos" w:eastAsia="Aptos" w:cs="Aptos"/>
          </w:rPr>
          <w:t>PubMed Link</w:t>
        </w:r>
      </w:hyperlink>
    </w:p>
    <w:p w:rsidR="003F4340" w:rsidRDefault="003F4340" w14:paraId="2C078E63" w14:textId="00DB6B27"/>
    <w:sectPr w:rsidR="003F434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IO" w:author="Owoyemi, Itunu" w:date="2025-11-30T22:56:00Z" w:id="0">
    <w:p w:rsidR="00F67BE9" w:rsidP="00F67BE9" w:rsidRDefault="006E728F" w14:paraId="0BFF1FA2" w14:textId="77777777">
      <w:pPr>
        <w:pStyle w:val="CommentText"/>
      </w:pPr>
      <w:r>
        <w:rPr>
          <w:rStyle w:val="CommentReference"/>
        </w:rPr>
        <w:annotationRef/>
      </w:r>
      <w:r w:rsidR="00F67BE9">
        <w:t xml:space="preserve">Use the updated OPTN and SRTR data, the goal would be to make this dynamic such that the fellows update annually. </w:t>
      </w:r>
    </w:p>
    <w:p w:rsidR="00F67BE9" w:rsidP="00F67BE9" w:rsidRDefault="00F67BE9" w14:paraId="556D529B" w14:textId="77777777">
      <w:pPr>
        <w:pStyle w:val="CommentText"/>
      </w:pPr>
      <w:hyperlink w:history="1" r:id="rId1">
        <w:r w:rsidRPr="001E2A8F">
          <w:rPr>
            <w:rStyle w:val="Hyperlink"/>
          </w:rPr>
          <w:t>Kidney - Scientific Registry of Transplant Recipients</w:t>
        </w:r>
      </w:hyperlink>
      <w:r>
        <w:t xml:space="preserve"> </w:t>
      </w:r>
    </w:p>
    <w:p w:rsidR="00F67BE9" w:rsidP="00F67BE9" w:rsidRDefault="00F67BE9" w14:paraId="4E679631" w14:textId="77777777">
      <w:pPr>
        <w:pStyle w:val="CommentText"/>
      </w:pPr>
      <w:hyperlink w:history="1" r:id="rId2">
        <w:r w:rsidRPr="001E2A8F">
          <w:rPr>
            <w:rStyle w:val="Hyperlink"/>
          </w:rPr>
          <w:t>National data - OPTN</w:t>
        </w:r>
      </w:hyperlink>
      <w:r>
        <w:t xml:space="preserve"> </w:t>
      </w:r>
    </w:p>
  </w:comment>
  <w:comment w:initials="IO" w:author="Owoyemi, Itunu" w:date="2025-11-30T23:15:00Z" w:id="8">
    <w:p w:rsidR="009B71DE" w:rsidP="009B71DE" w:rsidRDefault="009B71DE" w14:paraId="4B450853" w14:textId="77777777">
      <w:pPr>
        <w:pStyle w:val="CommentText"/>
      </w:pPr>
      <w:r>
        <w:rPr>
          <w:rStyle w:val="CommentReference"/>
        </w:rPr>
        <w:annotationRef/>
      </w:r>
      <w:r>
        <w:t xml:space="preserve">Summarize the meaning of Melt dose technology like a hyperlink on the Meltdose component. A good paper to read is </w:t>
      </w:r>
      <w:hyperlink w:history="1" r:id="rId3">
        <w:r w:rsidRPr="00646F29">
          <w:rPr>
            <w:rStyle w:val="Hyperlink"/>
          </w:rPr>
          <w:t>Meltdose Tacrolimus Pharmacokinetics - ScienceDirect</w:t>
        </w:r>
      </w:hyperlink>
      <w:r>
        <w:t xml:space="preserve"> </w:t>
      </w:r>
    </w:p>
  </w:comment>
  <w:comment w:initials="IO" w:author="Owoyemi, Itunu" w:date="2025-11-30T23:18:00Z" w:id="11">
    <w:p w:rsidR="009B71DE" w:rsidP="009B71DE" w:rsidRDefault="009B71DE" w14:paraId="27BCC3B0" w14:textId="77777777">
      <w:pPr>
        <w:pStyle w:val="CommentText"/>
      </w:pPr>
      <w:r>
        <w:rPr>
          <w:rStyle w:val="CommentReference"/>
        </w:rPr>
        <w:annotationRef/>
      </w:r>
      <w:r>
        <w:t xml:space="preserve">Describe TCMR and outline the BANFF classification. This should be updated with newer editions of the material. </w:t>
      </w:r>
    </w:p>
  </w:comment>
  <w:comment w:initials="IO" w:author="Owoyemi, Itunu" w:date="2025-12-01T08:14:00Z" w:id="19">
    <w:p w:rsidR="008115DD" w:rsidP="008115DD" w:rsidRDefault="008115DD" w14:paraId="107C21E8" w14:textId="77777777">
      <w:pPr>
        <w:pStyle w:val="CommentText"/>
      </w:pPr>
      <w:r>
        <w:rPr>
          <w:rStyle w:val="CommentReference"/>
        </w:rPr>
        <w:annotationRef/>
      </w:r>
      <w:r>
        <w:t xml:space="preserve">Also include the thinker trial for HCV+ kidneys </w:t>
      </w:r>
    </w:p>
  </w:comment>
  <w:comment xmlns:w="http://schemas.openxmlformats.org/wordprocessingml/2006/main" w:initials="DM" w:author="Duck, Mathew" w:date="2025-12-02T13:56:14" w:id="1898756321">
    <w:p xmlns:w14="http://schemas.microsoft.com/office/word/2010/wordml" xmlns:w="http://schemas.openxmlformats.org/wordprocessingml/2006/main" w:rsidR="6D2943ED" w:rsidRDefault="49A91890" w14:paraId="22438E9E" w14:textId="5D0E1EF3">
      <w:pPr>
        <w:pStyle w:val="CommentText"/>
      </w:pPr>
      <w:r>
        <w:rPr>
          <w:rStyle w:val="CommentReference"/>
        </w:rPr>
        <w:annotationRef/>
      </w:r>
      <w:r w:rsidRPr="53ABB8D9" w:rsidR="52347948">
        <w:t>Thymo 3mg/kg will get 500mg BID</w:t>
      </w:r>
    </w:p>
  </w:comment>
  <w:comment xmlns:w="http://schemas.openxmlformats.org/wordprocessingml/2006/main" w:initials="DM" w:author="Duck, Mathew" w:date="2025-12-02T13:57:03" w:id="475939761">
    <w:p xmlns:w14="http://schemas.microsoft.com/office/word/2010/wordml" xmlns:w="http://schemas.openxmlformats.org/wordprocessingml/2006/main" w:rsidR="548A4426" w:rsidRDefault="2EE52C9F" w14:paraId="00408AF2" w14:textId="49A9BA67">
      <w:pPr>
        <w:pStyle w:val="CommentText"/>
      </w:pPr>
      <w:r>
        <w:rPr>
          <w:rStyle w:val="CommentReference"/>
        </w:rPr>
        <w:annotationRef/>
      </w:r>
      <w:r w:rsidRPr="090616DC" w:rsidR="68B6C3C4">
        <w:t xml:space="preserve">In practice, 40% </w:t>
      </w:r>
    </w:p>
  </w:comment>
  <w:comment xmlns:w="http://schemas.openxmlformats.org/wordprocessingml/2006/main" w:initials="DM" w:author="Duck, Mathew" w:date="2025-12-02T13:58:00" w:id="610311233">
    <w:p xmlns:w14="http://schemas.microsoft.com/office/word/2010/wordml" xmlns:w="http://schemas.openxmlformats.org/wordprocessingml/2006/main" w:rsidR="7E0190B4" w:rsidRDefault="382EE563" w14:paraId="67B78E05" w14:textId="41D5C610">
      <w:pPr>
        <w:pStyle w:val="CommentText"/>
      </w:pPr>
      <w:r>
        <w:rPr>
          <w:rStyle w:val="CommentReference"/>
        </w:rPr>
        <w:annotationRef/>
      </w:r>
      <w:r w:rsidRPr="15D29367" w:rsidR="1C4C8DDD">
        <w:t>If able pending XM and HLA panel</w:t>
      </w:r>
    </w:p>
  </w:comment>
  <w:comment xmlns:w="http://schemas.openxmlformats.org/wordprocessingml/2006/main" w:initials="DM" w:author="Duck, Mathew" w:date="2025-12-02T14:01:33" w:id="1271654846">
    <w:p xmlns:w14="http://schemas.microsoft.com/office/word/2010/wordml" xmlns:w="http://schemas.openxmlformats.org/wordprocessingml/2006/main" w:rsidR="1A2A4B8E" w:rsidRDefault="79EC93F9" w14:paraId="620580AA" w14:textId="1F4828F9">
      <w:pPr>
        <w:pStyle w:val="CommentText"/>
      </w:pPr>
      <w:r>
        <w:rPr>
          <w:rStyle w:val="CommentReference"/>
        </w:rPr>
        <w:annotationRef/>
      </w:r>
      <w:r w:rsidRPr="20534B20" w:rsidR="2535D272">
        <w:t>or letermovir/acyclovir x6 months. Not renally dosed</w:t>
      </w:r>
    </w:p>
  </w:comment>
  <w:comment xmlns:w="http://schemas.openxmlformats.org/wordprocessingml/2006/main" w:initials="DM" w:author="Duck, Mathew" w:date="2025-12-02T14:02:44" w:id="1692128122">
    <w:p xmlns:w14="http://schemas.microsoft.com/office/word/2010/wordml" xmlns:w="http://schemas.openxmlformats.org/wordprocessingml/2006/main" w:rsidR="638E7555" w:rsidRDefault="7A10E740" w14:paraId="53BA3985" w14:textId="58FD1383">
      <w:pPr>
        <w:pStyle w:val="CommentText"/>
      </w:pPr>
      <w:r>
        <w:rPr>
          <w:rStyle w:val="CommentReference"/>
        </w:rPr>
        <w:annotationRef/>
      </w:r>
      <w:r w:rsidRPr="69B3AF89" w:rsidR="33EF04D4">
        <w:t>First line. One year</w:t>
      </w:r>
    </w:p>
  </w:comment>
  <w:comment xmlns:w="http://schemas.openxmlformats.org/wordprocessingml/2006/main" w:initials="DM" w:author="Duck, Mathew" w:date="2025-12-02T14:06:14" w:id="1507423026">
    <w:p xmlns:w14="http://schemas.microsoft.com/office/word/2010/wordml" xmlns:w="http://schemas.openxmlformats.org/wordprocessingml/2006/main" w:rsidR="30F8D6B9" w:rsidRDefault="38D47666" w14:paraId="5523C88D" w14:textId="56DC1DBE">
      <w:pPr>
        <w:pStyle w:val="CommentText"/>
      </w:pPr>
      <w:r>
        <w:rPr>
          <w:rStyle w:val="CommentReference"/>
        </w:rPr>
        <w:annotationRef/>
      </w:r>
      <w:r w:rsidRPr="5EAB9783" w:rsidR="54A27DBE">
        <w:t>Rarely use 6mg/kg. Will do 4.5mg/kg</w:t>
      </w:r>
    </w:p>
  </w:comment>
  <w:comment xmlns:w="http://schemas.openxmlformats.org/wordprocessingml/2006/main" w:initials="DM" w:author="Duck, Mathew" w:date="2025-12-02T14:06:51" w:id="910299152">
    <w:p xmlns:w14="http://schemas.microsoft.com/office/word/2010/wordml" xmlns:w="http://schemas.openxmlformats.org/wordprocessingml/2006/main" w:rsidR="6DD85575" w:rsidRDefault="0D18FC8D" w14:paraId="72ECC8D5" w14:textId="5C100E79">
      <w:pPr>
        <w:pStyle w:val="CommentText"/>
      </w:pPr>
      <w:r>
        <w:rPr>
          <w:rStyle w:val="CommentReference"/>
        </w:rPr>
        <w:annotationRef/>
      </w:r>
      <w:r w:rsidRPr="1127269C" w:rsidR="5A2CC474">
        <w:t>Not sure if you want to include Atgam and Campath since we don't use them too often</w:t>
      </w:r>
    </w:p>
  </w:comment>
  <w:comment xmlns:w="http://schemas.openxmlformats.org/wordprocessingml/2006/main" w:initials="DM" w:author="Duck, Mathew" w:date="2025-12-02T14:07:54" w:id="1593364418">
    <w:p xmlns:w14="http://schemas.microsoft.com/office/word/2010/wordml" xmlns:w="http://schemas.openxmlformats.org/wordprocessingml/2006/main" w:rsidR="6AF0D207" w:rsidRDefault="5014E14A" w14:paraId="1C9A3A65" w14:textId="0A6A9962">
      <w:pPr>
        <w:pStyle w:val="CommentText"/>
      </w:pPr>
      <w:r>
        <w:rPr>
          <w:rStyle w:val="CommentReference"/>
        </w:rPr>
        <w:annotationRef/>
      </w:r>
      <w:r w:rsidRPr="4C479842" w:rsidR="395059D3">
        <w:t>Also discuss pathology and Banff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E679631"/>
  <w15:commentEx w15:done="1" w15:paraId="4B450853"/>
  <w15:commentEx w15:done="1" w15:paraId="27BCC3B0"/>
  <w15:commentEx w15:done="1" w15:paraId="107C21E8"/>
  <w15:commentEx w15:done="1" w15:paraId="22438E9E"/>
  <w15:commentEx w15:done="1" w15:paraId="00408AF2"/>
  <w15:commentEx w15:done="1" w15:paraId="67B78E05"/>
  <w15:commentEx w15:done="1" w15:paraId="620580AA"/>
  <w15:commentEx w15:done="1" w15:paraId="53BA3985"/>
  <w15:commentEx w15:done="1" w15:paraId="5523C88D"/>
  <w15:commentEx w15:done="1" w15:paraId="72ECC8D5"/>
  <w15:commentEx w15:done="1" w15:paraId="1C9A3A6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45F68FC" w16cex:dateUtc="2025-12-01T03:56:00Z"/>
  <w16cex:commentExtensible w16cex:durableId="2E5EE64D" w16cex:dateUtc="2025-12-02T19:06:51.711Z"/>
  <w16cex:commentExtensible w16cex:durableId="548ADDAC" w16cex:dateUtc="2025-12-01T04:15:00Z"/>
  <w16cex:commentExtensible w16cex:durableId="4A2EAA31" w16cex:dateUtc="2025-12-02T19:06:14.234Z"/>
  <w16cex:commentExtensible w16cex:durableId="2FA90E90" w16cex:dateUtc="2025-12-01T04:18:00Z"/>
  <w16cex:commentExtensible w16cex:durableId="75EEE66E" w16cex:dateUtc="2025-12-02T19:02:44.12Z"/>
  <w16cex:commentExtensible w16cex:durableId="7C9FF13A" w16cex:dateUtc="2025-12-02T19:01:33.109Z"/>
  <w16cex:commentExtensible w16cex:durableId="4146D5A2" w16cex:dateUtc="2025-12-02T18:58:00.493Z"/>
  <w16cex:commentExtensible w16cex:durableId="64D172B1" w16cex:dateUtc="2025-12-02T18:57:03.249Z"/>
  <w16cex:commentExtensible w16cex:durableId="1D8C59B4" w16cex:dateUtc="2025-12-02T18:56:14.105Z"/>
  <w16cex:commentExtensible w16cex:durableId="557B4A22" w16cex:dateUtc="2025-12-01T13:14:00Z"/>
  <w16cex:commentExtensible w16cex:durableId="7033B340" w16cex:dateUtc="2025-12-02T19:07:54.53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E679631" w16cid:durableId="545F68FC"/>
  <w16cid:commentId w16cid:paraId="4B450853" w16cid:durableId="548ADDAC"/>
  <w16cid:commentId w16cid:paraId="27BCC3B0" w16cid:durableId="2FA90E90"/>
  <w16cid:commentId w16cid:paraId="107C21E8" w16cid:durableId="557B4A22"/>
  <w16cid:commentId w16cid:paraId="22438E9E" w16cid:durableId="1D8C59B4"/>
  <w16cid:commentId w16cid:paraId="00408AF2" w16cid:durableId="64D172B1"/>
  <w16cid:commentId w16cid:paraId="67B78E05" w16cid:durableId="4146D5A2"/>
  <w16cid:commentId w16cid:paraId="620580AA" w16cid:durableId="7C9FF13A"/>
  <w16cid:commentId w16cid:paraId="53BA3985" w16cid:durableId="75EEE66E"/>
  <w16cid:commentId w16cid:paraId="5523C88D" w16cid:durableId="4A2EAA31"/>
  <w16cid:commentId w16cid:paraId="72ECC8D5" w16cid:durableId="2E5EE64D"/>
  <w16cid:commentId w16cid:paraId="1C9A3A65" w16cid:durableId="7033B34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1">
    <w:nsid w:val="29969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bfcf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eea0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d7fe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f384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dee1a7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5">
    <w:nsid w:val="1077be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05A5360D"/>
    <w:multiLevelType w:val="hybridMultilevel"/>
    <w:tmpl w:val="B3788604"/>
    <w:lvl w:ilvl="0" w:tplc="DE4480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62B7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1C38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A02B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56E9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04FF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DECD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522B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864F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76A7C4"/>
    <w:multiLevelType w:val="hybridMultilevel"/>
    <w:tmpl w:val="11EAB208"/>
    <w:lvl w:ilvl="0" w:tplc="86D28D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AEBA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D08B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5693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5E63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2290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B648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3A2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BA4A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76C004"/>
    <w:multiLevelType w:val="hybridMultilevel"/>
    <w:tmpl w:val="2A822E3C"/>
    <w:lvl w:ilvl="0" w:tplc="1CCE6E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9CFD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E652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9C4A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E83E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F82F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EA82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EA47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32C9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6C72B5"/>
    <w:multiLevelType w:val="hybridMultilevel"/>
    <w:tmpl w:val="63D6910A"/>
    <w:lvl w:ilvl="0" w:tplc="B70A7E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2A8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D85A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78B7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E8A3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EE55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DE5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364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405F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AD2EB4"/>
    <w:multiLevelType w:val="hybridMultilevel"/>
    <w:tmpl w:val="EB8E51F0"/>
    <w:lvl w:ilvl="0" w:tplc="D1B80C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F285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CFC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A635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ECDC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704E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A2EB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E675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CAB7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5E7215"/>
    <w:multiLevelType w:val="hybridMultilevel"/>
    <w:tmpl w:val="860AD4B8"/>
    <w:lvl w:ilvl="0" w:tplc="331631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3200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5664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DA12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BE7C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EA76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905D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34A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165D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3ED143"/>
    <w:multiLevelType w:val="hybridMultilevel"/>
    <w:tmpl w:val="A4E8E8F4"/>
    <w:lvl w:ilvl="0" w:tplc="5A6419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C01E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CA4B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38F5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26CA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C84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5E9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E0FF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D214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4A996E"/>
    <w:multiLevelType w:val="hybridMultilevel"/>
    <w:tmpl w:val="826A89C4"/>
    <w:lvl w:ilvl="0" w:tplc="8A1CF4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C256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4E04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028F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1A42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9A5C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36F1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C498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5E30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A9EFD6"/>
    <w:multiLevelType w:val="hybridMultilevel"/>
    <w:tmpl w:val="DE0CF56C"/>
    <w:lvl w:ilvl="0" w:tplc="B2C854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388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4655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E852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249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32BC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5285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6635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14BF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8DA04B"/>
    <w:multiLevelType w:val="hybridMultilevel"/>
    <w:tmpl w:val="9678116C"/>
    <w:lvl w:ilvl="0" w:tplc="A80A29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D007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BC77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DCD1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6877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908C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C84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7C7A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9296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7B4990"/>
    <w:multiLevelType w:val="hybridMultilevel"/>
    <w:tmpl w:val="88E2B47A"/>
    <w:lvl w:ilvl="0" w:tplc="1B9A3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FC1C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222A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0406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EA4F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A211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D267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DE35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7CAD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FCF70EC"/>
    <w:multiLevelType w:val="hybridMultilevel"/>
    <w:tmpl w:val="896C9972"/>
    <w:lvl w:ilvl="0" w:tplc="2862B2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6CB8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B27A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E11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10C3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7A77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828F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D2BF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C48C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FDE8ABE"/>
    <w:multiLevelType w:val="hybridMultilevel"/>
    <w:tmpl w:val="DD30FB7E"/>
    <w:lvl w:ilvl="0" w:tplc="AD7296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9805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FA86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466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5442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B00F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30B8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3249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6E84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13940DE"/>
    <w:multiLevelType w:val="hybridMultilevel"/>
    <w:tmpl w:val="99ACDA0E"/>
    <w:lvl w:ilvl="0" w:tplc="05FE2D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2C78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92A1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0E10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760C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32A4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3C0F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5003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08D0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7405A0"/>
    <w:multiLevelType w:val="hybridMultilevel"/>
    <w:tmpl w:val="F80CA702"/>
    <w:lvl w:ilvl="0" w:tplc="88941B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52E5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2A4A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028A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F0C1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1246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7446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8ED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4E2F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6D78135"/>
    <w:multiLevelType w:val="hybridMultilevel"/>
    <w:tmpl w:val="F5660B3C"/>
    <w:lvl w:ilvl="0" w:tplc="6DD4B9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87D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5413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14C5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5427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809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167A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2AE0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4E29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818BB73"/>
    <w:multiLevelType w:val="hybridMultilevel"/>
    <w:tmpl w:val="E4565A52"/>
    <w:lvl w:ilvl="0" w:tplc="610A4F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982A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F0F8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14C2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E603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EB5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3C87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A4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782D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8B2E7FC"/>
    <w:multiLevelType w:val="hybridMultilevel"/>
    <w:tmpl w:val="783045F4"/>
    <w:lvl w:ilvl="0" w:tplc="0F5C8C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E0D3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0251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C84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A6A3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2060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F4C0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A005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1E9D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8CAEBE8"/>
    <w:multiLevelType w:val="hybridMultilevel"/>
    <w:tmpl w:val="B9FC7682"/>
    <w:lvl w:ilvl="0" w:tplc="EBE0A8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6093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687E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923E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9017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44ED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1A86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B449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2E91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EB0741"/>
    <w:multiLevelType w:val="hybridMultilevel"/>
    <w:tmpl w:val="04546380"/>
    <w:lvl w:ilvl="0" w:tplc="9184F4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7A99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A6D9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5EED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5687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6C7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FE57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BE43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447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8279B2D"/>
    <w:multiLevelType w:val="hybridMultilevel"/>
    <w:tmpl w:val="4EBE66A0"/>
    <w:lvl w:ilvl="0" w:tplc="A748EA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9871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DE2E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6E1B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E26D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B438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8EE2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1CE1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1203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DE49CE9"/>
    <w:multiLevelType w:val="hybridMultilevel"/>
    <w:tmpl w:val="7768300C"/>
    <w:lvl w:ilvl="0" w:tplc="8C5049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DC19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0CC9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E0EE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6EB1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06CC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FEF4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BAD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CCB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1BF3192"/>
    <w:multiLevelType w:val="hybridMultilevel"/>
    <w:tmpl w:val="93407834"/>
    <w:lvl w:ilvl="0" w:tplc="E57688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F4D5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B85D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D234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50D6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585B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A4C7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4098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D2A0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5673A74"/>
    <w:multiLevelType w:val="hybridMultilevel"/>
    <w:tmpl w:val="009CC182"/>
    <w:lvl w:ilvl="0" w:tplc="309673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B84D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0C59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D628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D858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369A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8ED8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C048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521C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57C4DF2"/>
    <w:multiLevelType w:val="hybridMultilevel"/>
    <w:tmpl w:val="46AEEC4E"/>
    <w:lvl w:ilvl="0" w:tplc="0FDA9F1C">
      <w:start w:val="1"/>
      <w:numFmt w:val="decimal"/>
      <w:lvlText w:val="%1."/>
      <w:lvlJc w:val="left"/>
      <w:pPr>
        <w:ind w:left="720" w:hanging="360"/>
      </w:pPr>
    </w:lvl>
    <w:lvl w:ilvl="1" w:tplc="8A6E3AF2">
      <w:start w:val="1"/>
      <w:numFmt w:val="lowerLetter"/>
      <w:lvlText w:val="%2."/>
      <w:lvlJc w:val="left"/>
      <w:pPr>
        <w:ind w:left="1440" w:hanging="360"/>
      </w:pPr>
    </w:lvl>
    <w:lvl w:ilvl="2" w:tplc="A3102FE6">
      <w:start w:val="1"/>
      <w:numFmt w:val="lowerRoman"/>
      <w:lvlText w:val="%3."/>
      <w:lvlJc w:val="right"/>
      <w:pPr>
        <w:ind w:left="2160" w:hanging="180"/>
      </w:pPr>
    </w:lvl>
    <w:lvl w:ilvl="3" w:tplc="D0C221CA">
      <w:start w:val="1"/>
      <w:numFmt w:val="decimal"/>
      <w:lvlText w:val="%4."/>
      <w:lvlJc w:val="left"/>
      <w:pPr>
        <w:ind w:left="2880" w:hanging="360"/>
      </w:pPr>
    </w:lvl>
    <w:lvl w:ilvl="4" w:tplc="B6F8D6CE">
      <w:start w:val="1"/>
      <w:numFmt w:val="lowerLetter"/>
      <w:lvlText w:val="%5."/>
      <w:lvlJc w:val="left"/>
      <w:pPr>
        <w:ind w:left="3600" w:hanging="360"/>
      </w:pPr>
    </w:lvl>
    <w:lvl w:ilvl="5" w:tplc="1E6C7F30">
      <w:start w:val="1"/>
      <w:numFmt w:val="lowerRoman"/>
      <w:lvlText w:val="%6."/>
      <w:lvlJc w:val="right"/>
      <w:pPr>
        <w:ind w:left="4320" w:hanging="180"/>
      </w:pPr>
    </w:lvl>
    <w:lvl w:ilvl="6" w:tplc="B14C24DA">
      <w:start w:val="1"/>
      <w:numFmt w:val="decimal"/>
      <w:lvlText w:val="%7."/>
      <w:lvlJc w:val="left"/>
      <w:pPr>
        <w:ind w:left="5040" w:hanging="360"/>
      </w:pPr>
    </w:lvl>
    <w:lvl w:ilvl="7" w:tplc="293EBC1E">
      <w:start w:val="1"/>
      <w:numFmt w:val="lowerLetter"/>
      <w:lvlText w:val="%8."/>
      <w:lvlJc w:val="left"/>
      <w:pPr>
        <w:ind w:left="5760" w:hanging="360"/>
      </w:pPr>
    </w:lvl>
    <w:lvl w:ilvl="8" w:tplc="6C58D81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46DA82"/>
    <w:multiLevelType w:val="hybridMultilevel"/>
    <w:tmpl w:val="AB161CC0"/>
    <w:lvl w:ilvl="0" w:tplc="6BAC2A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DE81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0810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2ECF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BC60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DAC8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3EA2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04E0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9483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D3C46A5"/>
    <w:multiLevelType w:val="hybridMultilevel"/>
    <w:tmpl w:val="020CF7C0"/>
    <w:lvl w:ilvl="0" w:tplc="19BED24C">
      <w:start w:val="1"/>
      <w:numFmt w:val="decimal"/>
      <w:lvlText w:val="%1."/>
      <w:lvlJc w:val="left"/>
      <w:pPr>
        <w:ind w:left="720" w:hanging="360"/>
      </w:pPr>
    </w:lvl>
    <w:lvl w:ilvl="1" w:tplc="3F0E4D3A">
      <w:start w:val="1"/>
      <w:numFmt w:val="lowerLetter"/>
      <w:lvlText w:val="%2."/>
      <w:lvlJc w:val="left"/>
      <w:pPr>
        <w:ind w:left="1440" w:hanging="360"/>
      </w:pPr>
    </w:lvl>
    <w:lvl w:ilvl="2" w:tplc="3022EFE0">
      <w:start w:val="1"/>
      <w:numFmt w:val="lowerRoman"/>
      <w:lvlText w:val="%3."/>
      <w:lvlJc w:val="right"/>
      <w:pPr>
        <w:ind w:left="2160" w:hanging="180"/>
      </w:pPr>
    </w:lvl>
    <w:lvl w:ilvl="3" w:tplc="EC18F4B6">
      <w:start w:val="1"/>
      <w:numFmt w:val="decimal"/>
      <w:lvlText w:val="%4."/>
      <w:lvlJc w:val="left"/>
      <w:pPr>
        <w:ind w:left="2880" w:hanging="360"/>
      </w:pPr>
    </w:lvl>
    <w:lvl w:ilvl="4" w:tplc="9D786CF2">
      <w:start w:val="1"/>
      <w:numFmt w:val="lowerLetter"/>
      <w:lvlText w:val="%5."/>
      <w:lvlJc w:val="left"/>
      <w:pPr>
        <w:ind w:left="3600" w:hanging="360"/>
      </w:pPr>
    </w:lvl>
    <w:lvl w:ilvl="5" w:tplc="F55C7A30">
      <w:start w:val="1"/>
      <w:numFmt w:val="lowerRoman"/>
      <w:lvlText w:val="%6."/>
      <w:lvlJc w:val="right"/>
      <w:pPr>
        <w:ind w:left="4320" w:hanging="180"/>
      </w:pPr>
    </w:lvl>
    <w:lvl w:ilvl="6" w:tplc="104C8F06">
      <w:start w:val="1"/>
      <w:numFmt w:val="decimal"/>
      <w:lvlText w:val="%7."/>
      <w:lvlJc w:val="left"/>
      <w:pPr>
        <w:ind w:left="5040" w:hanging="360"/>
      </w:pPr>
    </w:lvl>
    <w:lvl w:ilvl="7" w:tplc="5024DEF8">
      <w:start w:val="1"/>
      <w:numFmt w:val="lowerLetter"/>
      <w:lvlText w:val="%8."/>
      <w:lvlJc w:val="left"/>
      <w:pPr>
        <w:ind w:left="5760" w:hanging="360"/>
      </w:pPr>
    </w:lvl>
    <w:lvl w:ilvl="8" w:tplc="64EAC03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7015B1"/>
    <w:multiLevelType w:val="hybridMultilevel"/>
    <w:tmpl w:val="A3FC6768"/>
    <w:lvl w:ilvl="0" w:tplc="6ADCF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3426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46F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E8AF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8ADE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F02A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50F1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22E3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FEA9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3C0E8DF"/>
    <w:multiLevelType w:val="hybridMultilevel"/>
    <w:tmpl w:val="30300A80"/>
    <w:lvl w:ilvl="0" w:tplc="3B56D5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E613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BE7C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4266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664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78FA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C3C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92C0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AAB9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64EDB25"/>
    <w:multiLevelType w:val="hybridMultilevel"/>
    <w:tmpl w:val="F61AEEA2"/>
    <w:lvl w:ilvl="0" w:tplc="53B838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4AE0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A29E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3C81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8ABD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28D3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6FD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F467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0236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8E823A1"/>
    <w:multiLevelType w:val="hybridMultilevel"/>
    <w:tmpl w:val="6DDAA006"/>
    <w:lvl w:ilvl="0" w:tplc="B18E2B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D275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B691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766C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E0C9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22CA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FCD4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1E22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4C47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963457B"/>
    <w:multiLevelType w:val="hybridMultilevel"/>
    <w:tmpl w:val="0E44AC1E"/>
    <w:lvl w:ilvl="0" w:tplc="789C5E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C69C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68BA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BA14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4AF0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0258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B057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18D8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3E80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9ED514D"/>
    <w:multiLevelType w:val="hybridMultilevel"/>
    <w:tmpl w:val="38046058"/>
    <w:lvl w:ilvl="0" w:tplc="8F0432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7289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D667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AA20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FE2D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C08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6AB5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A07E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B28D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BD50AB1"/>
    <w:multiLevelType w:val="hybridMultilevel"/>
    <w:tmpl w:val="9C562220"/>
    <w:lvl w:ilvl="0" w:tplc="9BB86E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76271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F85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B4D8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2E85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F0B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E25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34D6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BC9C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C47EDA5"/>
    <w:multiLevelType w:val="hybridMultilevel"/>
    <w:tmpl w:val="87FE7FEE"/>
    <w:lvl w:ilvl="0" w:tplc="6E308E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400F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0E08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9AC2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D45B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EE4A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9835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B039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F459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1" w16cid:durableId="121966061">
    <w:abstractNumId w:val="0"/>
  </w:num>
  <w:num w:numId="2" w16cid:durableId="1143234043">
    <w:abstractNumId w:val="7"/>
  </w:num>
  <w:num w:numId="3" w16cid:durableId="1594315095">
    <w:abstractNumId w:val="10"/>
  </w:num>
  <w:num w:numId="4" w16cid:durableId="1170633842">
    <w:abstractNumId w:val="1"/>
  </w:num>
  <w:num w:numId="5" w16cid:durableId="454449578">
    <w:abstractNumId w:val="23"/>
  </w:num>
  <w:num w:numId="6" w16cid:durableId="1697926635">
    <w:abstractNumId w:val="29"/>
  </w:num>
  <w:num w:numId="7" w16cid:durableId="1121413417">
    <w:abstractNumId w:val="4"/>
  </w:num>
  <w:num w:numId="8" w16cid:durableId="68892521">
    <w:abstractNumId w:val="19"/>
  </w:num>
  <w:num w:numId="9" w16cid:durableId="814034251">
    <w:abstractNumId w:val="15"/>
  </w:num>
  <w:num w:numId="10" w16cid:durableId="1253663128">
    <w:abstractNumId w:val="6"/>
  </w:num>
  <w:num w:numId="11" w16cid:durableId="1962570886">
    <w:abstractNumId w:val="20"/>
  </w:num>
  <w:num w:numId="12" w16cid:durableId="243955423">
    <w:abstractNumId w:val="16"/>
  </w:num>
  <w:num w:numId="13" w16cid:durableId="217278974">
    <w:abstractNumId w:val="17"/>
  </w:num>
  <w:num w:numId="14" w16cid:durableId="849636427">
    <w:abstractNumId w:val="18"/>
  </w:num>
  <w:num w:numId="15" w16cid:durableId="444928035">
    <w:abstractNumId w:val="8"/>
  </w:num>
  <w:num w:numId="16" w16cid:durableId="314116081">
    <w:abstractNumId w:val="2"/>
  </w:num>
  <w:num w:numId="17" w16cid:durableId="1570073031">
    <w:abstractNumId w:val="33"/>
  </w:num>
  <w:num w:numId="18" w16cid:durableId="328338888">
    <w:abstractNumId w:val="27"/>
  </w:num>
  <w:num w:numId="19" w16cid:durableId="1656839879">
    <w:abstractNumId w:val="3"/>
  </w:num>
  <w:num w:numId="20" w16cid:durableId="2035424616">
    <w:abstractNumId w:val="30"/>
  </w:num>
  <w:num w:numId="21" w16cid:durableId="854854047">
    <w:abstractNumId w:val="12"/>
  </w:num>
  <w:num w:numId="22" w16cid:durableId="614558296">
    <w:abstractNumId w:val="11"/>
  </w:num>
  <w:num w:numId="23" w16cid:durableId="2117938835">
    <w:abstractNumId w:val="34"/>
  </w:num>
  <w:num w:numId="24" w16cid:durableId="1268392683">
    <w:abstractNumId w:val="22"/>
  </w:num>
  <w:num w:numId="25" w16cid:durableId="1903445499">
    <w:abstractNumId w:val="25"/>
  </w:num>
  <w:num w:numId="26" w16cid:durableId="1145853409">
    <w:abstractNumId w:val="5"/>
  </w:num>
  <w:num w:numId="27" w16cid:durableId="1795639461">
    <w:abstractNumId w:val="14"/>
  </w:num>
  <w:num w:numId="28" w16cid:durableId="2083334552">
    <w:abstractNumId w:val="13"/>
  </w:num>
  <w:num w:numId="29" w16cid:durableId="1152060664">
    <w:abstractNumId w:val="24"/>
  </w:num>
  <w:num w:numId="30" w16cid:durableId="1501191514">
    <w:abstractNumId w:val="31"/>
  </w:num>
  <w:num w:numId="31" w16cid:durableId="1126584494">
    <w:abstractNumId w:val="26"/>
  </w:num>
  <w:num w:numId="32" w16cid:durableId="507403556">
    <w:abstractNumId w:val="32"/>
  </w:num>
  <w:num w:numId="33" w16cid:durableId="602500281">
    <w:abstractNumId w:val="21"/>
  </w:num>
  <w:num w:numId="34" w16cid:durableId="1986933822">
    <w:abstractNumId w:val="9"/>
  </w:num>
  <w:num w:numId="35" w16cid:durableId="483274928">
    <w:abstractNumId w:val="28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Owoyemi, Itunu">
    <w15:presenceInfo w15:providerId="AD" w15:userId="S::OWOYEMI@ccf.org::ff79fb98-2d94-4b29-bb68-c110d590be23"/>
  </w15:person>
  <w15:person w15:author="Mahfouz, Ratib">
    <w15:presenceInfo w15:providerId="AD" w15:userId="S::mahfour2@ccf.org::b521dc7e-d456-4462-91d7-2d68a0246f3e"/>
  </w15:person>
  <w15:person w15:author="Owoyemi, Itunu">
    <w15:presenceInfo w15:providerId="AD" w15:userId="S::owoyemi@ccf.org::ff79fb98-2d94-4b29-bb68-c110d590be23"/>
  </w15:person>
  <w15:person w15:author="Duck, Mathew">
    <w15:presenceInfo w15:providerId="AD" w15:userId="S::duckm@ccf.org::d7fd107f-0774-40f3-b106-c88e527768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C1CEF9"/>
    <w:rsid w:val="00093C63"/>
    <w:rsid w:val="003F4340"/>
    <w:rsid w:val="00452608"/>
    <w:rsid w:val="004C3E18"/>
    <w:rsid w:val="00653F3F"/>
    <w:rsid w:val="006E728F"/>
    <w:rsid w:val="008115DD"/>
    <w:rsid w:val="009B71DE"/>
    <w:rsid w:val="00A8685F"/>
    <w:rsid w:val="00E70A51"/>
    <w:rsid w:val="00E955A0"/>
    <w:rsid w:val="00F67BE9"/>
    <w:rsid w:val="02695D00"/>
    <w:rsid w:val="02CD1580"/>
    <w:rsid w:val="03DA05B8"/>
    <w:rsid w:val="03DCCE26"/>
    <w:rsid w:val="04321B8E"/>
    <w:rsid w:val="0468E432"/>
    <w:rsid w:val="050320D4"/>
    <w:rsid w:val="057EFE4C"/>
    <w:rsid w:val="0715D55F"/>
    <w:rsid w:val="0715D55F"/>
    <w:rsid w:val="07457A7E"/>
    <w:rsid w:val="0A285413"/>
    <w:rsid w:val="0AC819A2"/>
    <w:rsid w:val="0B9EA68A"/>
    <w:rsid w:val="0C2D82CF"/>
    <w:rsid w:val="0CE47CA2"/>
    <w:rsid w:val="0D4DE3B7"/>
    <w:rsid w:val="0E83133E"/>
    <w:rsid w:val="0F692EA9"/>
    <w:rsid w:val="0FA788FB"/>
    <w:rsid w:val="101D8633"/>
    <w:rsid w:val="1028A471"/>
    <w:rsid w:val="11526C90"/>
    <w:rsid w:val="123B58CE"/>
    <w:rsid w:val="134370D9"/>
    <w:rsid w:val="139CE87C"/>
    <w:rsid w:val="1418B54F"/>
    <w:rsid w:val="14D360B8"/>
    <w:rsid w:val="14EEC4DD"/>
    <w:rsid w:val="153CF0BF"/>
    <w:rsid w:val="1631C8C3"/>
    <w:rsid w:val="1699A654"/>
    <w:rsid w:val="16B0D81C"/>
    <w:rsid w:val="16CA6CDA"/>
    <w:rsid w:val="18151EE6"/>
    <w:rsid w:val="19675CD2"/>
    <w:rsid w:val="19E82014"/>
    <w:rsid w:val="1A497C61"/>
    <w:rsid w:val="1AB494B7"/>
    <w:rsid w:val="1B258A51"/>
    <w:rsid w:val="1BA7292E"/>
    <w:rsid w:val="1C0083A5"/>
    <w:rsid w:val="1C23D176"/>
    <w:rsid w:val="1C892A72"/>
    <w:rsid w:val="1D00A2F0"/>
    <w:rsid w:val="1D69FFD3"/>
    <w:rsid w:val="1DEDFF51"/>
    <w:rsid w:val="1E065DE8"/>
    <w:rsid w:val="1E51A327"/>
    <w:rsid w:val="1F3C9B6D"/>
    <w:rsid w:val="2013AAEE"/>
    <w:rsid w:val="21A91938"/>
    <w:rsid w:val="226F48B8"/>
    <w:rsid w:val="2353E01D"/>
    <w:rsid w:val="238E6875"/>
    <w:rsid w:val="239D5505"/>
    <w:rsid w:val="23B2EE67"/>
    <w:rsid w:val="2444DF36"/>
    <w:rsid w:val="25A5F71C"/>
    <w:rsid w:val="26438AF5"/>
    <w:rsid w:val="2687D515"/>
    <w:rsid w:val="268EC11E"/>
    <w:rsid w:val="26DADEE0"/>
    <w:rsid w:val="275D4A89"/>
    <w:rsid w:val="27770F7F"/>
    <w:rsid w:val="278EB8AC"/>
    <w:rsid w:val="27D0CBB7"/>
    <w:rsid w:val="2821C942"/>
    <w:rsid w:val="29C1AB81"/>
    <w:rsid w:val="29E579BD"/>
    <w:rsid w:val="2B18C19A"/>
    <w:rsid w:val="2B3E257D"/>
    <w:rsid w:val="2B4EC798"/>
    <w:rsid w:val="2B5B286C"/>
    <w:rsid w:val="2B735445"/>
    <w:rsid w:val="2BA4131E"/>
    <w:rsid w:val="2C00A340"/>
    <w:rsid w:val="2C4EADC2"/>
    <w:rsid w:val="2CB1856A"/>
    <w:rsid w:val="2D134390"/>
    <w:rsid w:val="2D51408F"/>
    <w:rsid w:val="2DF00D26"/>
    <w:rsid w:val="2E0C1B54"/>
    <w:rsid w:val="2EDEC7A7"/>
    <w:rsid w:val="2EF2433D"/>
    <w:rsid w:val="2F044789"/>
    <w:rsid w:val="2F29729B"/>
    <w:rsid w:val="2F4BBD9A"/>
    <w:rsid w:val="2F68F889"/>
    <w:rsid w:val="2FBE0BB0"/>
    <w:rsid w:val="30095376"/>
    <w:rsid w:val="30361519"/>
    <w:rsid w:val="3098DFA9"/>
    <w:rsid w:val="31369D5C"/>
    <w:rsid w:val="316A9BA8"/>
    <w:rsid w:val="31BBE571"/>
    <w:rsid w:val="31C78F44"/>
    <w:rsid w:val="31F3C36E"/>
    <w:rsid w:val="329B60C4"/>
    <w:rsid w:val="32E5A02A"/>
    <w:rsid w:val="3322C8EC"/>
    <w:rsid w:val="33295703"/>
    <w:rsid w:val="3357E63A"/>
    <w:rsid w:val="335CFB67"/>
    <w:rsid w:val="34A80621"/>
    <w:rsid w:val="358BDF96"/>
    <w:rsid w:val="36E7D2B9"/>
    <w:rsid w:val="37A24E59"/>
    <w:rsid w:val="37E311C5"/>
    <w:rsid w:val="3813B1A4"/>
    <w:rsid w:val="3848A12B"/>
    <w:rsid w:val="3879DE5F"/>
    <w:rsid w:val="39ACF1A9"/>
    <w:rsid w:val="3A496327"/>
    <w:rsid w:val="3A6F849A"/>
    <w:rsid w:val="3AC8ECB1"/>
    <w:rsid w:val="3B5B49A8"/>
    <w:rsid w:val="3CAC14F1"/>
    <w:rsid w:val="3E2171D9"/>
    <w:rsid w:val="3E923A27"/>
    <w:rsid w:val="3F26BD3F"/>
    <w:rsid w:val="3F38C36B"/>
    <w:rsid w:val="41025D79"/>
    <w:rsid w:val="4197C594"/>
    <w:rsid w:val="46BC505F"/>
    <w:rsid w:val="471FC2CC"/>
    <w:rsid w:val="4775C261"/>
    <w:rsid w:val="49EA8EAF"/>
    <w:rsid w:val="4A42E4D3"/>
    <w:rsid w:val="4ACAE23C"/>
    <w:rsid w:val="4AE3B5CD"/>
    <w:rsid w:val="4C332F7B"/>
    <w:rsid w:val="4C7F496A"/>
    <w:rsid w:val="4DBDA16D"/>
    <w:rsid w:val="4DC8EBBD"/>
    <w:rsid w:val="4ED1879A"/>
    <w:rsid w:val="50797E23"/>
    <w:rsid w:val="512782E1"/>
    <w:rsid w:val="51D07D92"/>
    <w:rsid w:val="541EA7F1"/>
    <w:rsid w:val="54B77E21"/>
    <w:rsid w:val="54E98615"/>
    <w:rsid w:val="554BE892"/>
    <w:rsid w:val="5570EA3D"/>
    <w:rsid w:val="566C3AE4"/>
    <w:rsid w:val="57955C82"/>
    <w:rsid w:val="57B3CEC8"/>
    <w:rsid w:val="58C26F2C"/>
    <w:rsid w:val="58F0EE8E"/>
    <w:rsid w:val="592286E5"/>
    <w:rsid w:val="5A0BF726"/>
    <w:rsid w:val="5A24373C"/>
    <w:rsid w:val="5AF00162"/>
    <w:rsid w:val="5B0B9AE9"/>
    <w:rsid w:val="5BA4DA7B"/>
    <w:rsid w:val="5BCAD552"/>
    <w:rsid w:val="5C4DD592"/>
    <w:rsid w:val="5CF779F6"/>
    <w:rsid w:val="5E738B4A"/>
    <w:rsid w:val="5F3419BE"/>
    <w:rsid w:val="5FD24B6C"/>
    <w:rsid w:val="602F0507"/>
    <w:rsid w:val="609D1B06"/>
    <w:rsid w:val="611237BC"/>
    <w:rsid w:val="613C0F89"/>
    <w:rsid w:val="61C26890"/>
    <w:rsid w:val="61F838A2"/>
    <w:rsid w:val="65336EF5"/>
    <w:rsid w:val="65721FAD"/>
    <w:rsid w:val="65F73811"/>
    <w:rsid w:val="665947E9"/>
    <w:rsid w:val="68106840"/>
    <w:rsid w:val="68BE0A0F"/>
    <w:rsid w:val="68F4522E"/>
    <w:rsid w:val="690CBC88"/>
    <w:rsid w:val="698885CA"/>
    <w:rsid w:val="69A490C9"/>
    <w:rsid w:val="69C1CEF9"/>
    <w:rsid w:val="6A963ED3"/>
    <w:rsid w:val="6AC24CC0"/>
    <w:rsid w:val="6ACF888E"/>
    <w:rsid w:val="6B601BFC"/>
    <w:rsid w:val="6C759F67"/>
    <w:rsid w:val="6C868A85"/>
    <w:rsid w:val="6C8A39D2"/>
    <w:rsid w:val="6EC86D51"/>
    <w:rsid w:val="6ED94895"/>
    <w:rsid w:val="6EE77D87"/>
    <w:rsid w:val="6F3EDAF0"/>
    <w:rsid w:val="6FABF943"/>
    <w:rsid w:val="6FF9AE1F"/>
    <w:rsid w:val="701052C5"/>
    <w:rsid w:val="703320E8"/>
    <w:rsid w:val="70DD251C"/>
    <w:rsid w:val="73461ADF"/>
    <w:rsid w:val="74D17302"/>
    <w:rsid w:val="753872C7"/>
    <w:rsid w:val="75CA9061"/>
    <w:rsid w:val="769A8098"/>
    <w:rsid w:val="77436C01"/>
    <w:rsid w:val="77EADC7E"/>
    <w:rsid w:val="7A624C93"/>
    <w:rsid w:val="7B5326A0"/>
    <w:rsid w:val="7BBE65E9"/>
    <w:rsid w:val="7CD4F204"/>
    <w:rsid w:val="7D23D916"/>
    <w:rsid w:val="7D7E9863"/>
    <w:rsid w:val="7EA43DF7"/>
    <w:rsid w:val="7F63F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CEF9"/>
  <w15:chartTrackingRefBased/>
  <w15:docId w15:val="{F352D48B-3FBD-43FB-A7C5-6AE8FEE3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B7354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B735445"/>
    <w:rPr>
      <w:color w:val="46788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E72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728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E72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728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E728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728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955A0"/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ciencedirect.com/science/article/pii/S0041134516000841" TargetMode="External"/><Relationship Id="rId2" Type="http://schemas.openxmlformats.org/officeDocument/2006/relationships/hyperlink" Target="https://optn.transplant.hrsa.gov/data/view-data-reports/national-data/#" TargetMode="External"/><Relationship Id="rId1" Type="http://schemas.openxmlformats.org/officeDocument/2006/relationships/hyperlink" Target="https://srtr.transplant.hrsa.gov/ADR/Chapter?name=Kidney&amp;year=2023" TargetMode="External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pubmed.ncbi.nlm.nih.gov/18094377/" TargetMode="External" Id="rId13" /><Relationship Type="http://schemas.openxmlformats.org/officeDocument/2006/relationships/hyperlink" Target="https://pubmed.ncbi.nlm.nih.gov/29875199/" TargetMode="External" Id="rId18" /><Relationship Type="http://schemas.microsoft.com/office/2011/relationships/people" Target="people.xml" Id="rId26" /><Relationship Type="http://schemas.openxmlformats.org/officeDocument/2006/relationships/customXml" Target="../customXml/item3.xml" Id="rId3" /><Relationship Type="http://schemas.openxmlformats.org/officeDocument/2006/relationships/hyperlink" Target="https://pubmed.ncbi.nlm.nih.gov/20420626/" TargetMode="External" Id="rId21" /><Relationship Type="http://schemas.openxmlformats.org/officeDocument/2006/relationships/settings" Target="settings.xml" Id="rId7" /><Relationship Type="http://schemas.microsoft.com/office/2018/08/relationships/commentsExtensible" Target="commentsExtensible.xml" Id="rId12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hyperlink" Target="https://pubmed.ncbi.nlm.nih.gov/18936577/" TargetMode="External" Id="rId16" /><Relationship Type="http://schemas.openxmlformats.org/officeDocument/2006/relationships/hyperlink" Target="https://pubmed.ncbi.nlm.nih.gov/21793744/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6/09/relationships/commentsIds" Target="commentsIds.xml" Id="rId11" /><Relationship Type="http://schemas.openxmlformats.org/officeDocument/2006/relationships/hyperlink" Target="https://pubmed.ncbi.nlm.nih.gov/21658448/" TargetMode="External" Id="rId24" /><Relationship Type="http://schemas.openxmlformats.org/officeDocument/2006/relationships/numbering" Target="numbering.xml" Id="rId5" /><Relationship Type="http://schemas.openxmlformats.org/officeDocument/2006/relationships/hyperlink" Target="https://pubmed.ncbi.nlm.nih.gov/17093248/" TargetMode="External" Id="rId15" /><Relationship Type="http://schemas.openxmlformats.org/officeDocument/2006/relationships/hyperlink" Target="https://pubmed.ncbi.nlm.nih.gov/20420639/" TargetMode="External" Id="rId23" /><Relationship Type="http://schemas.microsoft.com/office/2011/relationships/commentsExtended" Target="commentsExtended.xml" Id="rId10" /><Relationship Type="http://schemas.openxmlformats.org/officeDocument/2006/relationships/hyperlink" Target="https://pubmed.ncbi.nlm.nih.gov/8623181/" TargetMode="External" Id="rId19" /><Relationship Type="http://schemas.openxmlformats.org/officeDocument/2006/relationships/customXml" Target="../customXml/item4.xml" Id="rId4" /><Relationship Type="http://schemas.openxmlformats.org/officeDocument/2006/relationships/comments" Target="comments.xml" Id="rId9" /><Relationship Type="http://schemas.openxmlformats.org/officeDocument/2006/relationships/hyperlink" Target="https://pubmed.ncbi.nlm.nih.gov/20415897/" TargetMode="External" Id="rId14" /><Relationship Type="http://schemas.openxmlformats.org/officeDocument/2006/relationships/hyperlink" Target="https://pubmed.ncbi.nlm.nih.gov/17229079/" TargetMode="External" Id="rId22" /><Relationship Type="http://schemas.openxmlformats.org/officeDocument/2006/relationships/theme" Target="theme/theme1.xml" Id="rId27" /><Relationship Type="http://schemas.openxmlformats.org/officeDocument/2006/relationships/hyperlink" Target="https://srtr.transplant.hrsa.gov/ADR/Chapter?name=Kidney&amp;year=2023" TargetMode="External" Id="Rd08451da24bf420b" /><Relationship Type="http://schemas.openxmlformats.org/officeDocument/2006/relationships/image" Target="/media/image.png" Id="rId1052376142" /><Relationship Type="http://schemas.openxmlformats.org/officeDocument/2006/relationships/hyperlink" Target="https://pubmed.ncbi.nlm.nih.gov/30893539/" TargetMode="External" Id="R226ffea1805a4f16" /><Relationship Type="http://schemas.openxmlformats.org/officeDocument/2006/relationships/hyperlink" Target="https://pubmed.ncbi.nlm.nih.gov/28657863/" TargetMode="External" Id="R5e793d93b16a49af" /><Relationship Type="http://schemas.openxmlformats.org/officeDocument/2006/relationships/hyperlink" Target="https://optn.transplant.hrsa.gov/data/view-data-reports/national-data/" TargetMode="External" Id="R1a6c84ec25474ec0" /><Relationship Type="http://schemas.openxmlformats.org/officeDocument/2006/relationships/hyperlink" Target="https://banfffoundation.org/central-repository-for-banff-classification-resources-3/" TargetMode="External" Id="Rfdc2b9d5a7e446a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1AEFDAABAE474ABB957F2F78E8F147" ma:contentTypeVersion="11" ma:contentTypeDescription="Create a new document." ma:contentTypeScope="" ma:versionID="69f7f5cf14e21908622afc779a15d642">
  <xsd:schema xmlns:xsd="http://www.w3.org/2001/XMLSchema" xmlns:xs="http://www.w3.org/2001/XMLSchema" xmlns:p="http://schemas.microsoft.com/office/2006/metadata/properties" xmlns:ns3="464c19cd-774f-4089-b2f1-eaf165d9b299" targetNamespace="http://schemas.microsoft.com/office/2006/metadata/properties" ma:root="true" ma:fieldsID="2a38204c72320fea23c5534e1e432a98" ns3:_="">
    <xsd:import namespace="464c19cd-774f-4089-b2f1-eaf165d9b2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c19cd-774f-4089-b2f1-eaf165d9b2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4c19cd-774f-4089-b2f1-eaf165d9b299" xsi:nil="true"/>
  </documentManagement>
</p:properties>
</file>

<file path=customXml/itemProps1.xml><?xml version="1.0" encoding="utf-8"?>
<ds:datastoreItem xmlns:ds="http://schemas.openxmlformats.org/officeDocument/2006/customXml" ds:itemID="{CE687180-DA1F-4483-87C2-28A931DB05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9AD056-6241-43D5-B7CF-3C81AD3B0D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4c19cd-774f-4089-b2f1-eaf165d9b2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7811C6-C29A-486A-B792-75AED1273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30F971-41DC-4551-8423-8B77BA873B10}">
  <ds:schemaRefs>
    <ds:schemaRef ds:uri="http://schemas.microsoft.com/office/2006/metadata/properties"/>
    <ds:schemaRef ds:uri="http://schemas.microsoft.com/office/infopath/2007/PartnerControls"/>
    <ds:schemaRef ds:uri="464c19cd-774f-4089-b2f1-eaf165d9b299"/>
  </ds:schemaRefs>
</ds:datastoreItem>
</file>

<file path=docMetadata/LabelInfo.xml><?xml version="1.0" encoding="utf-8"?>
<clbl:labelList xmlns:clbl="http://schemas.microsoft.com/office/2020/mipLabelMetadata">
  <clbl:label id="{cf7ff65a-ced6-400c-9856-fcac58ff39e8}" enabled="0" method="" siteId="{cf7ff65a-ced6-400c-9856-fcac58ff39e8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Mahfouz, Ratib</dc:creator>
  <keywords/>
  <dc:description/>
  <lastModifiedBy>Mahfouz, Ratib</lastModifiedBy>
  <revision>9</revision>
  <dcterms:created xsi:type="dcterms:W3CDTF">2025-12-01T17:04:00.0000000Z</dcterms:created>
  <dcterms:modified xsi:type="dcterms:W3CDTF">2026-01-12T04:51:14.7714018Z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0x010100521AEFDAABAE474ABB957F2F78E8F147</vt:lpwstr>
  </property>
</Properties>
</file>